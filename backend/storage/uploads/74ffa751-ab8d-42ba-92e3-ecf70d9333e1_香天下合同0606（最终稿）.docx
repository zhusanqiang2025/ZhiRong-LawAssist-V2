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17E4B">
      <w:pPr>
        <w:spacing w:line="360" w:lineRule="auto"/>
        <w:ind w:firstLine="5250" w:firstLineChars="2500"/>
        <w:rPr>
          <w:rFonts w:hint="eastAsia" w:ascii="微软雅黑" w:hAnsi="微软雅黑" w:eastAsia="微软雅黑" w:cs="微软雅黑"/>
          <w:szCs w:val="21"/>
          <w:u w:val="single"/>
        </w:rPr>
      </w:pPr>
      <w:r>
        <w:rPr>
          <w:rFonts w:hint="eastAsia" w:ascii="微软雅黑" w:hAnsi="微软雅黑" w:eastAsia="微软雅黑" w:cs="微软雅黑"/>
          <w:szCs w:val="21"/>
        </w:rPr>
        <w:t>合同编号：</w:t>
      </w:r>
      <w:r>
        <w:rPr>
          <w:rFonts w:hint="eastAsia" w:ascii="微软雅黑" w:hAnsi="微软雅黑" w:eastAsia="微软雅黑" w:cs="微软雅黑"/>
          <w:szCs w:val="21"/>
          <w:u w:val="single"/>
        </w:rPr>
        <w:t xml:space="preserve">                  </w:t>
      </w:r>
    </w:p>
    <w:p w14:paraId="61CE4340">
      <w:pPr>
        <w:spacing w:line="360" w:lineRule="auto"/>
        <w:jc w:val="right"/>
        <w:rPr>
          <w:rFonts w:ascii="微软雅黑" w:hAnsi="微软雅黑" w:eastAsia="微软雅黑" w:cs="微软雅黑"/>
          <w:szCs w:val="21"/>
        </w:rPr>
      </w:pPr>
    </w:p>
    <w:p w14:paraId="1443AE17">
      <w:pPr>
        <w:spacing w:line="360" w:lineRule="auto"/>
        <w:rPr>
          <w:rFonts w:hint="eastAsia" w:ascii="微软雅黑" w:hAnsi="微软雅黑" w:eastAsia="微软雅黑" w:cs="微软雅黑"/>
          <w:sz w:val="72"/>
          <w:szCs w:val="72"/>
        </w:rPr>
      </w:pPr>
      <w:r>
        <w:rPr>
          <w:rFonts w:hint="eastAsia"/>
        </w:rPr>
        <w:t xml:space="preserve"> </w:t>
      </w:r>
    </w:p>
    <w:p w14:paraId="67716FC4">
      <w:pPr>
        <w:pStyle w:val="2"/>
        <w:spacing w:before="0" w:after="0" w:line="360" w:lineRule="auto"/>
        <w:jc w:val="center"/>
        <w:rPr>
          <w:rFonts w:ascii="微软雅黑" w:hAnsi="微软雅黑" w:eastAsia="微软雅黑" w:cs="微软雅黑"/>
          <w:sz w:val="72"/>
          <w:szCs w:val="72"/>
        </w:rPr>
      </w:pPr>
      <w:r>
        <w:rPr>
          <w:rFonts w:hint="eastAsia" w:ascii="微软雅黑" w:hAnsi="微软雅黑" w:eastAsia="微软雅黑" w:cs="微软雅黑"/>
          <w:sz w:val="72"/>
          <w:szCs w:val="72"/>
        </w:rPr>
        <w:t>房</w:t>
      </w:r>
    </w:p>
    <w:p w14:paraId="1E6E7872">
      <w:pPr>
        <w:pStyle w:val="2"/>
        <w:spacing w:before="0" w:after="0" w:line="360" w:lineRule="auto"/>
        <w:jc w:val="center"/>
        <w:rPr>
          <w:rFonts w:ascii="微软雅黑" w:hAnsi="微软雅黑" w:eastAsia="微软雅黑" w:cs="微软雅黑"/>
          <w:sz w:val="72"/>
          <w:szCs w:val="72"/>
        </w:rPr>
      </w:pPr>
      <w:r>
        <w:rPr>
          <w:rFonts w:hint="eastAsia" w:ascii="微软雅黑" w:hAnsi="微软雅黑" w:eastAsia="微软雅黑" w:cs="微软雅黑"/>
          <w:sz w:val="72"/>
          <w:szCs w:val="72"/>
        </w:rPr>
        <w:t>屋</w:t>
      </w:r>
    </w:p>
    <w:p w14:paraId="65CF7B78">
      <w:pPr>
        <w:pStyle w:val="2"/>
        <w:spacing w:before="0" w:after="0" w:line="360" w:lineRule="auto"/>
        <w:jc w:val="center"/>
        <w:rPr>
          <w:rFonts w:ascii="微软雅黑" w:hAnsi="微软雅黑" w:eastAsia="微软雅黑" w:cs="微软雅黑"/>
          <w:sz w:val="72"/>
          <w:szCs w:val="72"/>
        </w:rPr>
      </w:pPr>
      <w:r>
        <w:rPr>
          <w:rFonts w:hint="eastAsia" w:ascii="微软雅黑" w:hAnsi="微软雅黑" w:eastAsia="微软雅黑" w:cs="微软雅黑"/>
          <w:sz w:val="72"/>
          <w:szCs w:val="72"/>
        </w:rPr>
        <w:t>租</w:t>
      </w:r>
    </w:p>
    <w:p w14:paraId="5D83F402">
      <w:pPr>
        <w:pStyle w:val="2"/>
        <w:spacing w:before="0" w:after="0" w:line="360" w:lineRule="auto"/>
        <w:jc w:val="center"/>
        <w:rPr>
          <w:rFonts w:ascii="微软雅黑" w:hAnsi="微软雅黑" w:eastAsia="微软雅黑" w:cs="微软雅黑"/>
          <w:sz w:val="72"/>
          <w:szCs w:val="72"/>
        </w:rPr>
      </w:pPr>
      <w:r>
        <w:rPr>
          <w:rFonts w:hint="eastAsia" w:ascii="微软雅黑" w:hAnsi="微软雅黑" w:eastAsia="微软雅黑" w:cs="微软雅黑"/>
          <w:sz w:val="72"/>
          <w:szCs w:val="72"/>
        </w:rPr>
        <w:t>赁</w:t>
      </w:r>
    </w:p>
    <w:p w14:paraId="53B32F3C">
      <w:pPr>
        <w:pStyle w:val="2"/>
        <w:spacing w:before="0" w:after="0" w:line="360" w:lineRule="auto"/>
        <w:jc w:val="center"/>
        <w:rPr>
          <w:rFonts w:ascii="微软雅黑" w:hAnsi="微软雅黑" w:eastAsia="微软雅黑" w:cs="微软雅黑"/>
          <w:sz w:val="72"/>
          <w:szCs w:val="72"/>
        </w:rPr>
      </w:pPr>
      <w:r>
        <w:rPr>
          <w:rFonts w:hint="eastAsia" w:ascii="微软雅黑" w:hAnsi="微软雅黑" w:eastAsia="微软雅黑" w:cs="微软雅黑"/>
          <w:sz w:val="72"/>
          <w:szCs w:val="72"/>
        </w:rPr>
        <w:t>合</w:t>
      </w:r>
    </w:p>
    <w:p w14:paraId="5D15EDE6">
      <w:pPr>
        <w:pStyle w:val="2"/>
        <w:spacing w:before="0" w:after="0" w:line="360" w:lineRule="auto"/>
        <w:jc w:val="center"/>
        <w:rPr>
          <w:rFonts w:hint="eastAsia" w:ascii="微软雅黑" w:hAnsi="微软雅黑" w:eastAsia="微软雅黑" w:cs="微软雅黑"/>
          <w:sz w:val="72"/>
          <w:szCs w:val="72"/>
        </w:rPr>
      </w:pPr>
      <w:r>
        <w:rPr>
          <w:rFonts w:hint="eastAsia" w:ascii="微软雅黑" w:hAnsi="微软雅黑" w:eastAsia="微软雅黑" w:cs="微软雅黑"/>
          <w:sz w:val="72"/>
          <w:szCs w:val="72"/>
        </w:rPr>
        <w:t>同</w:t>
      </w:r>
    </w:p>
    <w:p w14:paraId="4BFFDB02">
      <w:pPr>
        <w:spacing w:line="360" w:lineRule="auto"/>
      </w:pPr>
    </w:p>
    <w:p w14:paraId="5EEDA381">
      <w:pPr>
        <w:spacing w:line="360" w:lineRule="auto"/>
      </w:pPr>
    </w:p>
    <w:p w14:paraId="74A71139">
      <w:pPr>
        <w:spacing w:line="360" w:lineRule="auto"/>
        <w:rPr>
          <w:rFonts w:hint="eastAsia"/>
        </w:rPr>
      </w:pPr>
    </w:p>
    <w:p w14:paraId="77576A00">
      <w:pPr>
        <w:spacing w:line="360" w:lineRule="auto"/>
        <w:rPr>
          <w:rFonts w:hint="eastAsia"/>
        </w:rPr>
      </w:pPr>
    </w:p>
    <w:p w14:paraId="462C6A30">
      <w:pPr>
        <w:spacing w:line="360" w:lineRule="auto"/>
        <w:rPr>
          <w:rFonts w:hint="eastAsia"/>
        </w:rPr>
      </w:pPr>
    </w:p>
    <w:p w14:paraId="3CCA270B">
      <w:pPr>
        <w:spacing w:line="360" w:lineRule="auto"/>
        <w:jc w:val="center"/>
        <w:rPr>
          <w:rFonts w:hint="eastAsia" w:ascii="微软雅黑" w:hAnsi="微软雅黑" w:eastAsia="微软雅黑" w:cs="仿宋"/>
          <w:b/>
          <w:sz w:val="44"/>
          <w:szCs w:val="44"/>
        </w:rPr>
      </w:pPr>
      <w:r>
        <w:br w:type="page"/>
      </w:r>
      <w:r>
        <w:rPr>
          <w:rFonts w:hint="eastAsia" w:ascii="微软雅黑" w:hAnsi="微软雅黑" w:eastAsia="微软雅黑" w:cs="Arial"/>
          <w:b/>
          <w:bCs/>
          <w:kern w:val="0"/>
          <w:sz w:val="32"/>
          <w:szCs w:val="32"/>
        </w:rPr>
        <w:t>【高新西区清水河（绿芯公园）】项目房屋</w:t>
      </w:r>
      <w:r>
        <w:rPr>
          <w:rFonts w:hint="eastAsia" w:ascii="微软雅黑" w:hAnsi="微软雅黑" w:eastAsia="微软雅黑" w:cs="仿宋"/>
          <w:b/>
          <w:sz w:val="32"/>
          <w:szCs w:val="32"/>
        </w:rPr>
        <w:t>租赁合同</w:t>
      </w:r>
    </w:p>
    <w:p w14:paraId="76B07A5A">
      <w:pPr>
        <w:tabs>
          <w:tab w:val="left" w:pos="9240"/>
        </w:tabs>
        <w:spacing w:line="360" w:lineRule="auto"/>
        <w:jc w:val="center"/>
        <w:rPr>
          <w:rFonts w:hint="eastAsia" w:ascii="仿宋" w:hAnsi="仿宋" w:eastAsia="仿宋" w:cs="仿宋"/>
          <w:szCs w:val="21"/>
        </w:rPr>
      </w:pPr>
      <w:r>
        <w:rPr>
          <w:rFonts w:hint="eastAsia" w:ascii="微软雅黑" w:hAnsi="微软雅黑" w:eastAsia="微软雅黑" w:cs="仿宋"/>
          <w:b/>
          <w:sz w:val="32"/>
          <w:szCs w:val="32"/>
        </w:rPr>
        <w:t xml:space="preserve">                     </w:t>
      </w:r>
      <w:r>
        <w:rPr>
          <w:rFonts w:hint="eastAsia" w:ascii="仿宋" w:hAnsi="仿宋" w:eastAsia="仿宋" w:cs="仿宋"/>
          <w:b/>
          <w:szCs w:val="21"/>
        </w:rPr>
        <w:t xml:space="preserve">                         </w:t>
      </w:r>
    </w:p>
    <w:p w14:paraId="560B926B">
      <w:pPr>
        <w:spacing w:line="360" w:lineRule="auto"/>
        <w:jc w:val="left"/>
        <w:rPr>
          <w:rFonts w:hint="default" w:ascii="微软雅黑" w:hAnsi="微软雅黑" w:eastAsia="微软雅黑" w:cs="仿宋"/>
          <w:szCs w:val="21"/>
          <w:lang w:val="en-US" w:eastAsia="zh-CN"/>
        </w:rPr>
      </w:pPr>
      <w:r>
        <w:rPr>
          <w:rFonts w:hint="eastAsia" w:ascii="微软雅黑" w:hAnsi="微软雅黑" w:eastAsia="微软雅黑" w:cs="仿宋"/>
          <w:b/>
          <w:bCs/>
          <w:szCs w:val="21"/>
        </w:rPr>
        <w:t>出租方（以下称甲方）</w:t>
      </w:r>
      <w:r>
        <w:rPr>
          <w:rFonts w:hint="eastAsia" w:ascii="微软雅黑" w:hAnsi="微软雅黑" w:eastAsia="微软雅黑" w:cs="仿宋"/>
          <w:szCs w:val="21"/>
        </w:rPr>
        <w:t>：</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r>
        <w:rPr>
          <w:rFonts w:hint="eastAsia" w:ascii="微软雅黑" w:hAnsi="微软雅黑" w:eastAsia="微软雅黑" w:cs="仿宋"/>
          <w:szCs w:val="21"/>
          <w:u w:val="single"/>
        </w:rPr>
        <w:t>四川安正城乡共创融合企业管理集团有限公司</w:t>
      </w:r>
      <w:ins w:id="0" w:author="漫。" w:date="2025-06-06T15:01:00Z">
        <w:r>
          <w:rPr>
            <w:rFonts w:hint="eastAsia" w:ascii="微软雅黑" w:hAnsi="微软雅黑" w:eastAsia="微软雅黑" w:cs="仿宋"/>
            <w:szCs w:val="21"/>
            <w:u w:val="single"/>
            <w:lang w:val="en-US" w:eastAsia="zh-CN"/>
          </w:rPr>
          <w:t xml:space="preserve">  </w:t>
        </w:r>
      </w:ins>
      <w:ins w:id="1" w:author="漫。" w:date="2025-06-06T15:02:00Z">
        <w:r>
          <w:rPr>
            <w:rFonts w:hint="eastAsia" w:ascii="微软雅黑" w:hAnsi="微软雅黑" w:eastAsia="微软雅黑" w:cs="仿宋"/>
            <w:szCs w:val="21"/>
            <w:u w:val="single"/>
            <w:lang w:val="en-US" w:eastAsia="zh-CN"/>
          </w:rPr>
          <w:t xml:space="preserve">         </w:t>
        </w:r>
      </w:ins>
    </w:p>
    <w:p w14:paraId="16EA922B">
      <w:pPr>
        <w:spacing w:line="360" w:lineRule="auto"/>
        <w:jc w:val="left"/>
        <w:rPr>
          <w:rFonts w:hint="eastAsia" w:ascii="微软雅黑" w:hAnsi="微软雅黑" w:eastAsia="微软雅黑" w:cs="仿宋"/>
          <w:bCs/>
          <w:szCs w:val="21"/>
        </w:rPr>
      </w:pPr>
      <w:r>
        <w:rPr>
          <w:rFonts w:hint="eastAsia" w:ascii="微软雅黑" w:hAnsi="微软雅黑" w:eastAsia="微软雅黑" w:cs="仿宋"/>
          <w:bCs/>
          <w:szCs w:val="21"/>
        </w:rPr>
        <w:t>统一社会信用代码：</w:t>
      </w:r>
      <w:r>
        <w:rPr>
          <w:rFonts w:ascii="微软雅黑" w:hAnsi="微软雅黑" w:eastAsia="微软雅黑" w:cs="仿宋"/>
          <w:bCs/>
          <w:szCs w:val="21"/>
          <w:u w:val="single"/>
        </w:rPr>
        <w:t xml:space="preserve"> </w:t>
      </w:r>
      <w:ins w:id="2" w:author="漫。" w:date="2025-06-06T15:02:00Z">
        <w:r>
          <w:rPr>
            <w:rFonts w:hint="eastAsia" w:ascii="微软雅黑" w:hAnsi="微软雅黑" w:eastAsia="微软雅黑" w:cs="仿宋"/>
            <w:bCs/>
            <w:szCs w:val="21"/>
            <w:u w:val="single"/>
            <w:lang w:val="en-US" w:eastAsia="zh-CN"/>
          </w:rPr>
          <w:t xml:space="preserve">            </w:t>
        </w:r>
      </w:ins>
      <w:r>
        <w:rPr>
          <w:rFonts w:ascii="微软雅黑" w:hAnsi="微软雅黑" w:eastAsia="微软雅黑" w:cs="仿宋"/>
          <w:bCs/>
          <w:szCs w:val="21"/>
          <w:u w:val="single"/>
        </w:rPr>
        <w:t xml:space="preserve">  91510100MADR6C0X0M               </w:t>
      </w:r>
      <w:r>
        <w:rPr>
          <w:rFonts w:hint="eastAsia" w:ascii="微软雅黑" w:hAnsi="微软雅黑" w:eastAsia="微软雅黑" w:cs="仿宋"/>
          <w:bCs/>
          <w:szCs w:val="21"/>
          <w:u w:val="single"/>
        </w:rPr>
        <w:t xml:space="preserve">        </w:t>
      </w:r>
    </w:p>
    <w:p w14:paraId="32FBC52F">
      <w:pPr>
        <w:spacing w:line="360" w:lineRule="auto"/>
        <w:jc w:val="left"/>
        <w:rPr>
          <w:rFonts w:hint="eastAsia" w:ascii="微软雅黑" w:hAnsi="微软雅黑" w:eastAsia="微软雅黑" w:cs="仿宋"/>
          <w:bCs/>
          <w:szCs w:val="21"/>
        </w:rPr>
      </w:pPr>
      <w:r>
        <w:rPr>
          <w:rFonts w:hint="eastAsia" w:ascii="微软雅黑" w:hAnsi="微软雅黑" w:eastAsia="微软雅黑" w:cs="仿宋"/>
          <w:bCs/>
          <w:szCs w:val="21"/>
        </w:rPr>
        <w:t>有效地址：</w:t>
      </w:r>
      <w:r>
        <w:rPr>
          <w:rFonts w:hint="eastAsia" w:ascii="微软雅黑" w:hAnsi="微软雅黑" w:eastAsia="微软雅黑" w:cs="仿宋"/>
          <w:bCs/>
          <w:szCs w:val="21"/>
          <w:u w:val="single"/>
        </w:rPr>
        <w:t xml:space="preserve"> </w:t>
      </w:r>
      <w:r>
        <w:rPr>
          <w:rFonts w:ascii="微软雅黑" w:hAnsi="微软雅黑" w:eastAsia="微软雅黑" w:cs="仿宋"/>
          <w:bCs/>
          <w:szCs w:val="21"/>
          <w:u w:val="single"/>
        </w:rPr>
        <w:t xml:space="preserve">  四川省成都市武侯区天府大道北段</w:t>
      </w:r>
      <w:r>
        <w:rPr>
          <w:rFonts w:hint="eastAsia" w:ascii="微软雅黑" w:hAnsi="微软雅黑" w:eastAsia="微软雅黑" w:cs="仿宋"/>
          <w:bCs/>
          <w:szCs w:val="21"/>
          <w:u w:val="single"/>
        </w:rPr>
        <w:t>1</w:t>
      </w:r>
      <w:r>
        <w:rPr>
          <w:rFonts w:ascii="微软雅黑" w:hAnsi="微软雅黑" w:eastAsia="微软雅黑" w:cs="仿宋"/>
          <w:bCs/>
          <w:szCs w:val="21"/>
          <w:u w:val="single"/>
        </w:rPr>
        <w:t>777号</w:t>
      </w:r>
      <w:r>
        <w:rPr>
          <w:rFonts w:hint="eastAsia" w:ascii="微软雅黑" w:hAnsi="微软雅黑" w:eastAsia="微软雅黑" w:cs="仿宋"/>
          <w:bCs/>
          <w:szCs w:val="21"/>
          <w:u w:val="single"/>
        </w:rPr>
        <w:t>N</w:t>
      </w:r>
      <w:r>
        <w:rPr>
          <w:rFonts w:ascii="微软雅黑" w:hAnsi="微软雅黑" w:eastAsia="微软雅黑" w:cs="仿宋"/>
          <w:bCs/>
          <w:szCs w:val="21"/>
          <w:u w:val="single"/>
        </w:rPr>
        <w:t>IC国创中心</w:t>
      </w:r>
      <w:r>
        <w:rPr>
          <w:rFonts w:hint="eastAsia" w:ascii="微软雅黑" w:hAnsi="微软雅黑" w:eastAsia="微软雅黑" w:cs="仿宋"/>
          <w:bCs/>
          <w:szCs w:val="21"/>
          <w:u w:val="single"/>
        </w:rPr>
        <w:t>3</w:t>
      </w:r>
      <w:r>
        <w:rPr>
          <w:rFonts w:ascii="微软雅黑" w:hAnsi="微软雅黑" w:eastAsia="微软雅黑" w:cs="仿宋"/>
          <w:bCs/>
          <w:szCs w:val="21"/>
          <w:u w:val="single"/>
        </w:rPr>
        <w:t xml:space="preserve">7F                   </w:t>
      </w:r>
      <w:r>
        <w:rPr>
          <w:rFonts w:hint="eastAsia" w:ascii="微软雅黑" w:hAnsi="微软雅黑" w:eastAsia="微软雅黑" w:cs="仿宋"/>
          <w:bCs/>
          <w:szCs w:val="21"/>
          <w:u w:val="single"/>
        </w:rPr>
        <w:t xml:space="preserve"> </w:t>
      </w:r>
      <w:r>
        <w:rPr>
          <w:rFonts w:ascii="微软雅黑" w:hAnsi="微软雅黑" w:eastAsia="微软雅黑" w:cs="仿宋"/>
          <w:bCs/>
          <w:szCs w:val="21"/>
          <w:u w:val="single"/>
        </w:rPr>
        <w:t xml:space="preserve">       </w:t>
      </w:r>
    </w:p>
    <w:p w14:paraId="5FF5DA32">
      <w:pPr>
        <w:spacing w:line="360" w:lineRule="auto"/>
        <w:jc w:val="left"/>
        <w:rPr>
          <w:rFonts w:ascii="微软雅黑" w:hAnsi="微软雅黑" w:eastAsia="微软雅黑" w:cs="仿宋"/>
          <w:b/>
          <w:bCs/>
          <w:szCs w:val="21"/>
        </w:rPr>
      </w:pPr>
    </w:p>
    <w:p w14:paraId="1CD5934D">
      <w:pPr>
        <w:spacing w:line="360" w:lineRule="auto"/>
        <w:jc w:val="left"/>
        <w:rPr>
          <w:rFonts w:hint="default" w:ascii="微软雅黑" w:hAnsi="微软雅黑" w:eastAsia="微软雅黑" w:cs="仿宋"/>
          <w:b/>
          <w:bCs/>
          <w:szCs w:val="21"/>
          <w:lang w:val="en-US" w:eastAsia="zh-CN"/>
        </w:rPr>
      </w:pPr>
      <w:r>
        <w:rPr>
          <w:rFonts w:hint="eastAsia" w:ascii="微软雅黑" w:hAnsi="微软雅黑" w:eastAsia="微软雅黑" w:cs="仿宋"/>
          <w:b/>
          <w:bCs/>
          <w:szCs w:val="21"/>
        </w:rPr>
        <w:t>承租方（以下称乙方）：</w:t>
      </w:r>
      <w:r>
        <w:rPr>
          <w:rFonts w:hint="eastAsia" w:ascii="微软雅黑" w:hAnsi="微软雅黑" w:eastAsia="微软雅黑" w:cs="仿宋"/>
          <w:b/>
          <w:bCs/>
          <w:szCs w:val="21"/>
          <w:u w:val="single"/>
        </w:rPr>
        <w:t xml:space="preserve">     </w:t>
      </w:r>
      <w:ins w:id="3" w:author="漫。" w:date="2025-06-06T15:02:00Z">
        <w:r>
          <w:rPr>
            <w:rFonts w:hint="eastAsia" w:ascii="微软雅黑" w:hAnsi="微软雅黑" w:eastAsia="微软雅黑" w:cs="仿宋"/>
            <w:b/>
            <w:bCs/>
            <w:szCs w:val="21"/>
            <w:u w:val="single"/>
            <w:lang w:val="en-US" w:eastAsia="zh-CN"/>
          </w:rPr>
          <w:t xml:space="preserve">     </w:t>
        </w:r>
      </w:ins>
      <w:r>
        <w:rPr>
          <w:rFonts w:hint="eastAsia" w:ascii="微软雅黑" w:hAnsi="微软雅黑" w:eastAsia="微软雅黑" w:cs="仿宋"/>
          <w:b w:val="0"/>
          <w:bCs w:val="0"/>
          <w:szCs w:val="21"/>
          <w:u w:val="single"/>
          <w:rPrChange w:id="4" w:author="漫。" w:date="2025-06-06T15:02:00Z">
            <w:rPr>
              <w:rFonts w:hint="eastAsia" w:ascii="微软雅黑" w:hAnsi="微软雅黑" w:eastAsia="微软雅黑" w:cs="仿宋"/>
              <w:b/>
              <w:bCs/>
              <w:szCs w:val="21"/>
              <w:u w:val="single"/>
            </w:rPr>
          </w:rPrChange>
        </w:rPr>
        <w:t xml:space="preserve">四川香天下餐饮管理集团有限公司 </w:t>
      </w:r>
      <w:ins w:id="5" w:author="漫。" w:date="2025-06-06T15:02:00Z">
        <w:r>
          <w:rPr>
            <w:rFonts w:hint="eastAsia" w:ascii="微软雅黑" w:hAnsi="微软雅黑" w:eastAsia="微软雅黑" w:cs="仿宋"/>
            <w:b w:val="0"/>
            <w:bCs w:val="0"/>
            <w:szCs w:val="21"/>
            <w:u w:val="single"/>
            <w:lang w:val="en-US" w:eastAsia="zh-CN"/>
            <w:rPrChange w:id="6" w:author="漫。" w:date="2025-06-06T15:02:00Z">
              <w:rPr>
                <w:rFonts w:hint="eastAsia" w:ascii="微软雅黑" w:hAnsi="微软雅黑" w:eastAsia="微软雅黑" w:cs="仿宋"/>
                <w:b/>
                <w:bCs/>
                <w:szCs w:val="21"/>
                <w:u w:val="single"/>
                <w:lang w:val="en-US" w:eastAsia="zh-CN"/>
              </w:rPr>
            </w:rPrChange>
          </w:rPr>
          <w:t xml:space="preserve"> </w:t>
        </w:r>
      </w:ins>
      <w:ins w:id="7" w:author="漫。" w:date="2025-06-06T15:02:00Z">
        <w:r>
          <w:rPr>
            <w:rFonts w:hint="eastAsia" w:ascii="微软雅黑" w:hAnsi="微软雅黑" w:eastAsia="微软雅黑" w:cs="仿宋"/>
            <w:b/>
            <w:bCs/>
            <w:szCs w:val="21"/>
            <w:u w:val="single"/>
            <w:lang w:val="en-US" w:eastAsia="zh-CN"/>
          </w:rPr>
          <w:t xml:space="preserve">                     </w:t>
        </w:r>
      </w:ins>
    </w:p>
    <w:p w14:paraId="6EE1297F">
      <w:pPr>
        <w:spacing w:line="360" w:lineRule="auto"/>
        <w:jc w:val="left"/>
        <w:rPr>
          <w:rFonts w:hint="eastAsia" w:ascii="微软雅黑" w:hAnsi="微软雅黑" w:eastAsia="微软雅黑" w:cs="仿宋"/>
          <w:bCs/>
          <w:szCs w:val="21"/>
        </w:rPr>
      </w:pPr>
      <w:r>
        <w:rPr>
          <w:rFonts w:hint="eastAsia" w:ascii="微软雅黑" w:hAnsi="微软雅黑" w:eastAsia="微软雅黑" w:cs="仿宋"/>
          <w:bCs/>
          <w:szCs w:val="21"/>
        </w:rPr>
        <w:t>身份证/统一社会信用代码：</w:t>
      </w:r>
      <w:r>
        <w:rPr>
          <w:rFonts w:hint="eastAsia" w:ascii="微软雅黑" w:hAnsi="微软雅黑" w:eastAsia="微软雅黑" w:cs="仿宋"/>
          <w:bCs/>
          <w:szCs w:val="21"/>
          <w:u w:val="single"/>
        </w:rPr>
        <w:t xml:space="preserve"> </w:t>
      </w:r>
      <w:ins w:id="8" w:author="漫。" w:date="2025-06-06T15:02:00Z">
        <w:r>
          <w:rPr>
            <w:rFonts w:hint="eastAsia" w:ascii="微软雅黑" w:hAnsi="微软雅黑" w:eastAsia="微软雅黑" w:cs="仿宋"/>
            <w:bCs/>
            <w:szCs w:val="21"/>
            <w:u w:val="single"/>
            <w:lang w:val="en-US" w:eastAsia="zh-CN"/>
          </w:rPr>
          <w:t xml:space="preserve">         </w:t>
        </w:r>
      </w:ins>
      <w:r>
        <w:rPr>
          <w:rFonts w:hint="eastAsia" w:ascii="微软雅黑" w:hAnsi="微软雅黑" w:eastAsia="微软雅黑" w:cs="仿宋"/>
          <w:bCs/>
          <w:szCs w:val="21"/>
          <w:u w:val="single"/>
        </w:rPr>
        <w:t xml:space="preserve">91510000680421270H   </w:t>
      </w:r>
      <w:ins w:id="9" w:author="漫。" w:date="2025-06-06T15:02:00Z">
        <w:r>
          <w:rPr>
            <w:rFonts w:hint="eastAsia" w:ascii="微软雅黑" w:hAnsi="微软雅黑" w:eastAsia="微软雅黑" w:cs="仿宋"/>
            <w:bCs/>
            <w:szCs w:val="21"/>
            <w:u w:val="single"/>
            <w:lang w:val="en-US" w:eastAsia="zh-CN"/>
          </w:rPr>
          <w:t xml:space="preserve">                 </w:t>
        </w:r>
      </w:ins>
      <w:r>
        <w:rPr>
          <w:rFonts w:ascii="微软雅黑" w:hAnsi="微软雅黑" w:eastAsia="微软雅黑" w:cs="仿宋"/>
          <w:bCs/>
          <w:szCs w:val="21"/>
          <w:u w:val="single"/>
        </w:rPr>
        <w:t xml:space="preserve">   </w:t>
      </w:r>
    </w:p>
    <w:p w14:paraId="43E729A3">
      <w:pPr>
        <w:spacing w:line="360" w:lineRule="auto"/>
        <w:jc w:val="left"/>
        <w:rPr>
          <w:rFonts w:hint="eastAsia" w:ascii="微软雅黑" w:hAnsi="微软雅黑" w:eastAsia="微软雅黑" w:cs="仿宋"/>
          <w:bCs/>
          <w:szCs w:val="21"/>
        </w:rPr>
      </w:pPr>
      <w:r>
        <w:rPr>
          <w:rFonts w:hint="eastAsia" w:ascii="微软雅黑" w:hAnsi="微软雅黑" w:eastAsia="微软雅黑" w:cs="仿宋"/>
          <w:bCs/>
          <w:szCs w:val="21"/>
        </w:rPr>
        <w:t>有效地址：</w:t>
      </w:r>
      <w:r>
        <w:rPr>
          <w:rFonts w:hint="eastAsia" w:ascii="微软雅黑" w:hAnsi="微软雅黑" w:eastAsia="微软雅黑" w:cs="仿宋"/>
          <w:bCs/>
          <w:szCs w:val="21"/>
          <w:u w:val="single"/>
        </w:rPr>
        <w:t xml:space="preserve"> </w:t>
      </w:r>
      <w:r>
        <w:rPr>
          <w:rFonts w:ascii="微软雅黑" w:hAnsi="微软雅黑" w:eastAsia="微软雅黑" w:cs="仿宋"/>
          <w:bCs/>
          <w:szCs w:val="21"/>
          <w:u w:val="single"/>
        </w:rPr>
        <w:t xml:space="preserve">  </w:t>
      </w:r>
      <w:r>
        <w:rPr>
          <w:rFonts w:hint="eastAsia" w:ascii="微软雅黑" w:hAnsi="微软雅黑" w:eastAsia="微软雅黑" w:cs="仿宋"/>
          <w:bCs/>
          <w:szCs w:val="21"/>
          <w:u w:val="single"/>
        </w:rPr>
        <w:t>四川省成都市锦江区三色路199号1栋2单元17楼</w:t>
      </w:r>
      <w:r>
        <w:rPr>
          <w:rFonts w:hint="eastAsia" w:ascii="微软雅黑" w:hAnsi="微软雅黑" w:eastAsia="微软雅黑" w:cs="仿宋"/>
          <w:bCs/>
          <w:szCs w:val="21"/>
          <w:u w:val="single"/>
          <w:lang w:val="en-US" w:eastAsia="zh-CN"/>
        </w:rPr>
        <w:t>5</w:t>
      </w:r>
      <w:r>
        <w:rPr>
          <w:rFonts w:hint="eastAsia" w:ascii="微软雅黑" w:hAnsi="微软雅黑" w:eastAsia="微软雅黑" w:cs="仿宋"/>
          <w:bCs/>
          <w:szCs w:val="21"/>
          <w:u w:val="single"/>
        </w:rPr>
        <w:t>号</w:t>
      </w:r>
      <w:r>
        <w:rPr>
          <w:rFonts w:ascii="微软雅黑" w:hAnsi="微软雅黑" w:eastAsia="微软雅黑" w:cs="仿宋"/>
          <w:bCs/>
          <w:szCs w:val="21"/>
          <w:u w:val="single"/>
        </w:rPr>
        <w:t xml:space="preserve">                         </w:t>
      </w:r>
    </w:p>
    <w:p w14:paraId="646525FF">
      <w:pPr>
        <w:pStyle w:val="10"/>
        <w:adjustRightInd w:val="0"/>
        <w:snapToGrid w:val="0"/>
        <w:spacing w:before="0" w:line="360" w:lineRule="auto"/>
        <w:rPr>
          <w:rFonts w:ascii="微软雅黑" w:hAnsi="微软雅黑" w:eastAsia="微软雅黑" w:cs="仿宋"/>
          <w:szCs w:val="21"/>
        </w:rPr>
      </w:pPr>
    </w:p>
    <w:p w14:paraId="2EA26F78">
      <w:pPr>
        <w:pStyle w:val="10"/>
        <w:adjustRightInd w:val="0"/>
        <w:snapToGrid w:val="0"/>
        <w:spacing w:before="0" w:line="360" w:lineRule="auto"/>
        <w:ind w:firstLine="420" w:firstLineChars="200"/>
        <w:rPr>
          <w:rFonts w:hint="eastAsia" w:ascii="微软雅黑" w:hAnsi="微软雅黑" w:eastAsia="微软雅黑" w:cs="仿宋"/>
          <w:szCs w:val="21"/>
        </w:rPr>
      </w:pPr>
      <w:r>
        <w:rPr>
          <w:rFonts w:hint="eastAsia" w:ascii="微软雅黑" w:hAnsi="微软雅黑" w:eastAsia="微软雅黑" w:cs="Arial"/>
          <w:szCs w:val="21"/>
        </w:rPr>
        <w:t>甲方为成都市高新西区清水河（含绿芯公园）项目（以下简称该项目）运营管理方，乙方具备丰富的餐饮品牌管理经验、市场渠道，双方经友好协商，就乙方租赁甲方运营管理的租赁物进行餐饮经营事宜达成了一致意见，现</w:t>
      </w:r>
      <w:r>
        <w:rPr>
          <w:rFonts w:hint="eastAsia" w:ascii="微软雅黑" w:hAnsi="微软雅黑" w:eastAsia="微软雅黑" w:cs="仿宋"/>
          <w:szCs w:val="21"/>
        </w:rPr>
        <w:t>根据《中华人民共和国民法典》等有关法律、法规的规定，甲乙双方在自愿、公平和诚实信用的基础上，为明确双方</w:t>
      </w:r>
      <w:r>
        <w:rPr>
          <w:rFonts w:hint="eastAsia" w:ascii="微软雅黑" w:hAnsi="微软雅黑" w:eastAsia="微软雅黑" w:cs="Arial"/>
          <w:szCs w:val="21"/>
        </w:rPr>
        <w:t>合作的具体事宜</w:t>
      </w:r>
      <w:r>
        <w:rPr>
          <w:rFonts w:hint="eastAsia" w:ascii="微软雅黑" w:hAnsi="微软雅黑" w:eastAsia="微软雅黑" w:cs="仿宋"/>
          <w:szCs w:val="21"/>
        </w:rPr>
        <w:t>，</w:t>
      </w:r>
      <w:r>
        <w:rPr>
          <w:rFonts w:hint="eastAsia" w:ascii="微软雅黑" w:hAnsi="微软雅黑" w:eastAsia="微软雅黑" w:cs="Arial"/>
          <w:szCs w:val="21"/>
        </w:rPr>
        <w:t>签署本合同。</w:t>
      </w:r>
    </w:p>
    <w:p w14:paraId="0C7D135A">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一</w:t>
      </w:r>
      <w:r>
        <w:rPr>
          <w:rFonts w:ascii="微软雅黑" w:hAnsi="微软雅黑" w:eastAsia="微软雅黑" w:cs="仿宋"/>
          <w:b/>
          <w:bCs/>
          <w:szCs w:val="21"/>
        </w:rPr>
        <w:t>、</w:t>
      </w:r>
      <w:r>
        <w:rPr>
          <w:rFonts w:hint="eastAsia" w:ascii="微软雅黑" w:hAnsi="微软雅黑" w:eastAsia="微软雅黑" w:cs="仿宋"/>
          <w:b/>
          <w:bCs/>
          <w:szCs w:val="21"/>
        </w:rPr>
        <w:t>租赁物位置及用途</w:t>
      </w:r>
    </w:p>
    <w:p w14:paraId="626A33D2">
      <w:pPr>
        <w:spacing w:line="360" w:lineRule="auto"/>
        <w:ind w:firstLine="420" w:firstLineChars="200"/>
        <w:rPr>
          <w:rFonts w:hint="eastAsia" w:ascii="微软雅黑" w:hAnsi="微软雅黑" w:eastAsia="微软雅黑" w:cs="宋体"/>
          <w:b/>
          <w:bCs/>
          <w:kern w:val="0"/>
          <w:szCs w:val="21"/>
        </w:rPr>
      </w:pPr>
      <w:r>
        <w:rPr>
          <w:rFonts w:ascii="微软雅黑" w:hAnsi="微软雅黑" w:eastAsia="微软雅黑" w:cs="仿宋"/>
          <w:szCs w:val="21"/>
        </w:rPr>
        <w:t>1</w:t>
      </w:r>
      <w:r>
        <w:rPr>
          <w:rFonts w:hint="eastAsia" w:ascii="微软雅黑" w:hAnsi="微软雅黑" w:eastAsia="微软雅黑" w:cs="仿宋"/>
          <w:szCs w:val="21"/>
        </w:rPr>
        <w:t>.甲方同意将坐落</w:t>
      </w:r>
      <w:r>
        <w:rPr>
          <w:rFonts w:hint="eastAsia" w:ascii="微软雅黑" w:hAnsi="微软雅黑" w:eastAsia="微软雅黑"/>
          <w:szCs w:val="21"/>
          <w:u w:val="single"/>
        </w:rPr>
        <w:t xml:space="preserve">于   </w:t>
      </w:r>
      <w:r>
        <w:rPr>
          <w:rFonts w:hint="eastAsia" w:ascii="微软雅黑" w:hAnsi="微软雅黑" w:eastAsia="微软雅黑"/>
          <w:b/>
          <w:szCs w:val="21"/>
          <w:u w:val="single"/>
        </w:rPr>
        <w:t>四川省成都市</w:t>
      </w:r>
      <w:r>
        <w:rPr>
          <w:rFonts w:hint="eastAsia" w:ascii="微软雅黑" w:hAnsi="微软雅黑" w:eastAsia="微软雅黑" w:cs="宋体"/>
          <w:b/>
          <w:bCs/>
          <w:kern w:val="0"/>
          <w:szCs w:val="21"/>
          <w:u w:val="single"/>
        </w:rPr>
        <w:t>高新西区绿芯公园内的L</w:t>
      </w:r>
      <w:r>
        <w:rPr>
          <w:rFonts w:ascii="微软雅黑" w:hAnsi="微软雅黑" w:eastAsia="微软雅黑" w:cs="宋体"/>
          <w:b/>
          <w:bCs/>
          <w:kern w:val="0"/>
          <w:szCs w:val="21"/>
          <w:u w:val="single"/>
        </w:rPr>
        <w:t>1栋</w:t>
      </w:r>
      <w:r>
        <w:rPr>
          <w:rFonts w:hint="eastAsia" w:ascii="微软雅黑" w:hAnsi="微软雅黑" w:eastAsia="微软雅黑" w:cs="宋体"/>
          <w:b/>
          <w:bCs/>
          <w:kern w:val="0"/>
          <w:szCs w:val="21"/>
          <w:u w:val="single"/>
        </w:rPr>
        <w:t>、L</w:t>
      </w:r>
      <w:r>
        <w:rPr>
          <w:rFonts w:ascii="微软雅黑" w:hAnsi="微软雅黑" w:eastAsia="微软雅黑" w:cs="宋体"/>
          <w:b/>
          <w:bCs/>
          <w:kern w:val="0"/>
          <w:szCs w:val="21"/>
          <w:u w:val="single"/>
        </w:rPr>
        <w:t>2栋公园物业载体</w:t>
      </w:r>
      <w:r>
        <w:rPr>
          <w:rFonts w:hint="eastAsia" w:ascii="微软雅黑" w:hAnsi="微软雅黑" w:eastAsia="微软雅黑" w:cs="仿宋"/>
          <w:szCs w:val="21"/>
        </w:rPr>
        <w:t>出租给乙方，指定用于</w:t>
      </w:r>
      <w:r>
        <w:rPr>
          <w:rFonts w:hint="eastAsia" w:ascii="微软雅黑" w:hAnsi="微软雅黑" w:eastAsia="微软雅黑" w:cs="Arial"/>
          <w:szCs w:val="21"/>
        </w:rPr>
        <w:t>【香天下集团旗下餐饮品牌：“香天下·青云阁”、“香天下·露营火锅”、“吃川茶馆“】的餐饮经营</w:t>
      </w:r>
      <w:r>
        <w:rPr>
          <w:rFonts w:hint="eastAsia" w:ascii="微软雅黑" w:hAnsi="微软雅黑" w:eastAsia="微软雅黑" w:cs="仿宋"/>
          <w:szCs w:val="21"/>
        </w:rPr>
        <w:t>。</w:t>
      </w:r>
    </w:p>
    <w:p w14:paraId="0D0349B1">
      <w:pPr>
        <w:spacing w:line="360" w:lineRule="auto"/>
        <w:ind w:firstLine="420" w:firstLineChars="200"/>
        <w:rPr>
          <w:rFonts w:ascii="微软雅黑" w:hAnsi="微软雅黑" w:eastAsia="微软雅黑" w:cs="仿宋"/>
          <w:b/>
          <w:bCs/>
          <w:szCs w:val="21"/>
        </w:rPr>
      </w:pPr>
      <w:r>
        <w:rPr>
          <w:rFonts w:hint="eastAsia" w:ascii="微软雅黑" w:hAnsi="微软雅黑" w:eastAsia="微软雅黑" w:cs="仿宋"/>
          <w:szCs w:val="21"/>
        </w:rPr>
        <w:t>2、租赁面积：</w:t>
      </w:r>
      <w:r>
        <w:rPr>
          <w:rFonts w:hint="eastAsia" w:ascii="微软雅黑" w:hAnsi="微软雅黑" w:eastAsia="微软雅黑" w:cs="仿宋"/>
          <w:b/>
          <w:bCs/>
          <w:szCs w:val="21"/>
        </w:rPr>
        <w:t>建筑载体：</w:t>
      </w:r>
      <w:r>
        <w:rPr>
          <w:rFonts w:hint="eastAsia" w:ascii="微软雅黑" w:hAnsi="微软雅黑" w:eastAsia="微软雅黑" w:cs="仿宋"/>
          <w:b/>
          <w:bCs/>
          <w:szCs w:val="21"/>
          <w:u w:val="single"/>
        </w:rPr>
        <w:t>绿芯公园L</w:t>
      </w:r>
      <w:r>
        <w:rPr>
          <w:rFonts w:ascii="微软雅黑" w:hAnsi="微软雅黑" w:eastAsia="微软雅黑" w:cs="仿宋"/>
          <w:b/>
          <w:bCs/>
          <w:szCs w:val="21"/>
          <w:u w:val="single"/>
        </w:rPr>
        <w:t>1</w:t>
      </w:r>
      <w:r>
        <w:rPr>
          <w:rFonts w:hint="eastAsia" w:ascii="微软雅黑" w:hAnsi="微软雅黑" w:eastAsia="微软雅黑" w:cs="仿宋"/>
          <w:b/>
          <w:bCs/>
          <w:szCs w:val="21"/>
          <w:u w:val="single"/>
        </w:rPr>
        <w:t>—</w:t>
      </w:r>
      <w:r>
        <w:rPr>
          <w:rFonts w:ascii="微软雅黑" w:hAnsi="微软雅黑" w:eastAsia="微软雅黑" w:cs="仿宋"/>
          <w:b/>
          <w:bCs/>
          <w:szCs w:val="21"/>
          <w:u w:val="single"/>
        </w:rPr>
        <w:t>1043</w:t>
      </w:r>
      <w:r>
        <w:rPr>
          <w:rFonts w:hint="eastAsia" w:ascii="微软雅黑" w:hAnsi="微软雅黑" w:eastAsia="微软雅黑" w:cs="仿宋"/>
          <w:b/>
          <w:bCs/>
          <w:szCs w:val="21"/>
          <w:u w:val="single"/>
        </w:rPr>
        <w:t>m</w:t>
      </w:r>
      <w:r>
        <w:rPr>
          <w:rFonts w:ascii="微软雅黑" w:hAnsi="微软雅黑" w:eastAsia="微软雅黑" w:cs="Calibri"/>
          <w:b/>
          <w:bCs/>
          <w:szCs w:val="21"/>
          <w:u w:val="single"/>
        </w:rPr>
        <w:t>²</w:t>
      </w:r>
      <w:r>
        <w:rPr>
          <w:rFonts w:hint="eastAsia" w:ascii="微软雅黑" w:hAnsi="微软雅黑" w:eastAsia="微软雅黑" w:cs="仿宋"/>
          <w:b/>
          <w:bCs/>
          <w:szCs w:val="21"/>
          <w:u w:val="single"/>
        </w:rPr>
        <w:t>、L</w:t>
      </w:r>
      <w:r>
        <w:rPr>
          <w:rFonts w:ascii="微软雅黑" w:hAnsi="微软雅黑" w:eastAsia="微软雅黑" w:cs="仿宋"/>
          <w:b/>
          <w:bCs/>
          <w:szCs w:val="21"/>
          <w:u w:val="single"/>
        </w:rPr>
        <w:t>2</w:t>
      </w:r>
      <w:r>
        <w:rPr>
          <w:rFonts w:hint="eastAsia" w:ascii="微软雅黑" w:hAnsi="微软雅黑" w:eastAsia="微软雅黑" w:cs="仿宋"/>
          <w:b/>
          <w:bCs/>
          <w:szCs w:val="21"/>
          <w:u w:val="single"/>
        </w:rPr>
        <w:t>—7</w:t>
      </w:r>
      <w:r>
        <w:rPr>
          <w:rFonts w:ascii="微软雅黑" w:hAnsi="微软雅黑" w:eastAsia="微软雅黑" w:cs="仿宋"/>
          <w:b/>
          <w:bCs/>
          <w:szCs w:val="21"/>
          <w:u w:val="single"/>
        </w:rPr>
        <w:t>18</w:t>
      </w:r>
      <w:r>
        <w:rPr>
          <w:rFonts w:hint="eastAsia" w:ascii="微软雅黑" w:hAnsi="微软雅黑" w:eastAsia="微软雅黑" w:cs="仿宋"/>
          <w:b/>
          <w:bCs/>
          <w:szCs w:val="21"/>
          <w:u w:val="single"/>
        </w:rPr>
        <w:t>m</w:t>
      </w:r>
      <w:r>
        <w:rPr>
          <w:rFonts w:ascii="微软雅黑" w:hAnsi="微软雅黑" w:eastAsia="微软雅黑" w:cs="Calibri"/>
          <w:b/>
          <w:bCs/>
          <w:szCs w:val="21"/>
          <w:u w:val="single"/>
        </w:rPr>
        <w:t>²</w:t>
      </w:r>
      <w:r>
        <w:rPr>
          <w:rFonts w:hint="eastAsia" w:ascii="微软雅黑" w:hAnsi="微软雅黑" w:eastAsia="微软雅黑" w:cs="Calibri"/>
          <w:b/>
          <w:bCs/>
          <w:szCs w:val="21"/>
          <w:u w:val="single"/>
        </w:rPr>
        <w:t>，</w:t>
      </w:r>
      <w:r>
        <w:rPr>
          <w:rFonts w:hint="eastAsia" w:ascii="微软雅黑" w:hAnsi="微软雅黑" w:eastAsia="微软雅黑" w:cs="仿宋"/>
          <w:b/>
          <w:bCs/>
          <w:szCs w:val="21"/>
          <w:u w:val="single"/>
        </w:rPr>
        <w:t>共计</w:t>
      </w:r>
      <w:r>
        <w:rPr>
          <w:rFonts w:ascii="微软雅黑" w:hAnsi="微软雅黑" w:eastAsia="微软雅黑" w:cs="仿宋"/>
          <w:b/>
          <w:bCs/>
          <w:szCs w:val="21"/>
          <w:u w:val="single"/>
        </w:rPr>
        <w:t>1761</w:t>
      </w:r>
      <w:r>
        <w:rPr>
          <w:rFonts w:hint="eastAsia" w:ascii="微软雅黑" w:hAnsi="微软雅黑" w:eastAsia="微软雅黑" w:cs="仿宋"/>
          <w:b/>
          <w:bCs/>
          <w:szCs w:val="21"/>
          <w:u w:val="single"/>
        </w:rPr>
        <w:t>m</w:t>
      </w:r>
      <w:r>
        <w:rPr>
          <w:rFonts w:ascii="微软雅黑" w:hAnsi="微软雅黑" w:eastAsia="微软雅黑" w:cs="Calibri"/>
          <w:b/>
          <w:bCs/>
          <w:szCs w:val="21"/>
          <w:u w:val="single"/>
        </w:rPr>
        <w:t>²</w:t>
      </w:r>
      <w:r>
        <w:rPr>
          <w:rFonts w:hint="eastAsia" w:ascii="微软雅黑" w:hAnsi="微软雅黑" w:eastAsia="微软雅黑" w:cs="Calibri"/>
          <w:b/>
          <w:bCs/>
          <w:szCs w:val="21"/>
          <w:u w:val="single"/>
        </w:rPr>
        <w:t>、以及</w:t>
      </w:r>
      <w:r>
        <w:rPr>
          <w:rFonts w:hint="eastAsia" w:ascii="微软雅黑" w:hAnsi="微软雅黑" w:eastAsia="微软雅黑"/>
          <w:b/>
          <w:bCs/>
          <w:szCs w:val="21"/>
          <w:u w:val="single"/>
        </w:rPr>
        <w:t>户外经营空间，具体详见附件1建筑图纸及经营红线范围；</w:t>
      </w:r>
    </w:p>
    <w:p w14:paraId="7448AC57">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3、乙方承诺其</w:t>
      </w:r>
      <w:r>
        <w:rPr>
          <w:rFonts w:hint="eastAsia" w:ascii="微软雅黑" w:hAnsi="微软雅黑" w:eastAsia="微软雅黑" w:cs="仿宋"/>
          <w:bCs/>
          <w:szCs w:val="21"/>
        </w:rPr>
        <w:t>不是从事P2P、小贷、直销等行业的公司或者个人</w:t>
      </w:r>
      <w:r>
        <w:rPr>
          <w:rFonts w:hint="eastAsia" w:ascii="微软雅黑" w:hAnsi="微软雅黑" w:eastAsia="微软雅黑" w:cs="仿宋"/>
          <w:szCs w:val="21"/>
        </w:rPr>
        <w:t>，并承诺在承租期限内不得从事与前述限制事宜相关的业务。</w:t>
      </w:r>
    </w:p>
    <w:p w14:paraId="0ABAC67D">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4、乙方在签署本合同前，已对租赁物的装修、面积、租赁物格局、水电、周边环境等作了充分的了解，并已实地查看租赁物，知悉租赁物尚未完成建设，乙方已同意了甲方提供的《设计方案》（详见附件</w:t>
      </w:r>
      <w:r>
        <w:rPr>
          <w:rFonts w:ascii="微软雅黑" w:hAnsi="微软雅黑" w:eastAsia="微软雅黑" w:cs="仿宋"/>
          <w:szCs w:val="21"/>
        </w:rPr>
        <w:t>3</w:t>
      </w:r>
      <w:r>
        <w:rPr>
          <w:rFonts w:hint="eastAsia" w:ascii="微软雅黑" w:hAnsi="微软雅黑" w:eastAsia="微软雅黑" w:cs="仿宋"/>
          <w:szCs w:val="21"/>
        </w:rPr>
        <w:t>），甲方将依据《设计方案》进行外立面结构、内部装修、布局等建设。</w:t>
      </w:r>
    </w:p>
    <w:p w14:paraId="482D6B19">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5、乙方明确知悉租赁物尚未建设完成，承诺其在签订本合同前已对租赁物所在项目周边环境的现状（包括但不限于租赁物以及周边区域已有的道路交通环境、线网架设、市政配套设施等现状情况）、未来的规划情况及相关不利因素等进行了充分的了解，在不影响乙方正常经营的基础上对此无任何异议。</w:t>
      </w:r>
    </w:p>
    <w:p w14:paraId="565461E9">
      <w:pPr>
        <w:spacing w:line="360" w:lineRule="auto"/>
        <w:rPr>
          <w:rFonts w:ascii="微软雅黑" w:hAnsi="微软雅黑" w:eastAsia="微软雅黑" w:cs="仿宋"/>
          <w:b/>
          <w:bCs/>
          <w:szCs w:val="21"/>
        </w:rPr>
      </w:pPr>
      <w:r>
        <w:rPr>
          <w:rFonts w:ascii="微软雅黑" w:hAnsi="微软雅黑" w:eastAsia="微软雅黑" w:cs="仿宋"/>
          <w:b/>
          <w:bCs/>
          <w:szCs w:val="21"/>
        </w:rPr>
        <w:t>二、定制装修及固定资产</w:t>
      </w:r>
    </w:p>
    <w:p w14:paraId="165CA50E">
      <w:pPr>
        <w:spacing w:line="360" w:lineRule="auto"/>
        <w:ind w:firstLine="420" w:firstLineChars="200"/>
        <w:rPr>
          <w:rFonts w:hint="eastAsia" w:ascii="微软雅黑" w:hAnsi="微软雅黑" w:eastAsia="微软雅黑" w:cs="仿宋"/>
          <w:szCs w:val="21"/>
          <w:lang w:eastAsia="zh"/>
        </w:rPr>
      </w:pPr>
      <w:r>
        <w:rPr>
          <w:rFonts w:hint="eastAsia" w:ascii="微软雅黑" w:hAnsi="微软雅黑" w:eastAsia="微软雅黑" w:cs="仿宋"/>
          <w:szCs w:val="21"/>
        </w:rPr>
        <w:t>1、甲方依据乙方需求完成定制装修设计，且该设计方案已经乙方方案评审会确认，本合同签署后甲方依据前述方案进行租赁物的建筑、软装设计、土建、硬装、软装、设施设备及景观打造。</w:t>
      </w:r>
      <w:r>
        <w:rPr>
          <w:rFonts w:hint="eastAsia" w:ascii="微软雅黑" w:hAnsi="微软雅黑" w:eastAsia="微软雅黑" w:cs="仿宋"/>
          <w:szCs w:val="21"/>
          <w:lang w:eastAsia="zh"/>
        </w:rPr>
        <w:t>如交付的租赁物不符合经乙方确认的设计方案的，乙方有权要求甲方整改，直至符合设计方案为止，整改期间不计租。</w:t>
      </w:r>
    </w:p>
    <w:p w14:paraId="423A06FF">
      <w:pPr>
        <w:spacing w:line="360" w:lineRule="auto"/>
        <w:ind w:firstLine="420" w:firstLineChars="200"/>
        <w:rPr>
          <w:rFonts w:hint="eastAsia" w:ascii="微软雅黑" w:hAnsi="微软雅黑" w:eastAsia="微软雅黑" w:cs="仿宋"/>
          <w:szCs w:val="21"/>
          <w:highlight w:val="yellow"/>
          <w:lang w:eastAsia="zh"/>
        </w:rPr>
      </w:pPr>
      <w:r>
        <w:rPr>
          <w:rFonts w:hint="eastAsia" w:ascii="微软雅黑" w:hAnsi="微软雅黑" w:eastAsia="微软雅黑" w:cs="仿宋"/>
          <w:szCs w:val="21"/>
        </w:rPr>
        <w:t>2、</w:t>
      </w:r>
      <w:r>
        <w:rPr>
          <w:rFonts w:ascii="微软雅黑" w:hAnsi="微软雅黑" w:eastAsia="微软雅黑" w:cs="仿宋"/>
          <w:szCs w:val="21"/>
        </w:rPr>
        <w:t>租赁物交付前</w:t>
      </w:r>
      <w:r>
        <w:rPr>
          <w:rFonts w:hint="eastAsia" w:ascii="微软雅黑" w:hAnsi="微软雅黑" w:eastAsia="微软雅黑" w:cs="仿宋"/>
          <w:szCs w:val="21"/>
        </w:rPr>
        <w:t>，若乙方需变更《设计方案》，变更内容需与甲方协商一致，由此发生的费用由乙方承担；租赁物验收交付后，若乙方需调整租赁物硬装、软装、景观等装饰装修，应在取得甲方书面同意后方可实施，由此发生的费用由乙方承担，调整后租赁物应符合项目整体运营标准。（</w:t>
      </w:r>
      <w:r>
        <w:rPr>
          <w:rFonts w:hint="eastAsia" w:ascii="微软雅黑" w:hAnsi="微软雅黑" w:eastAsia="微软雅黑" w:cs="仿宋"/>
          <w:bCs/>
          <w:szCs w:val="21"/>
        </w:rPr>
        <w:t>租赁期结束由乙方投资的不动产（含各类附着物）自动无偿归属于业主方，由乙方投资的动产乙方可自行处理，甲方不予赔偿）</w:t>
      </w:r>
      <w:r>
        <w:rPr>
          <w:rFonts w:hint="eastAsia" w:ascii="微软雅黑" w:hAnsi="微软雅黑" w:eastAsia="微软雅黑" w:cs="仿宋"/>
          <w:bCs/>
          <w:szCs w:val="21"/>
          <w:lang w:eastAsia="zh"/>
        </w:rPr>
        <w:t>。此外，因租赁物本身质量问题导致的维修费用由甲方承担。</w:t>
      </w:r>
    </w:p>
    <w:p w14:paraId="22EFC227">
      <w:pPr>
        <w:spacing w:line="360" w:lineRule="auto"/>
        <w:ind w:firstLine="420" w:firstLineChars="200"/>
        <w:rPr>
          <w:rFonts w:hint="eastAsia" w:ascii="微软雅黑" w:hAnsi="微软雅黑" w:eastAsia="微软雅黑" w:cs="仿宋"/>
          <w:color w:val="000000"/>
          <w:szCs w:val="21"/>
        </w:rPr>
      </w:pPr>
      <w:r>
        <w:rPr>
          <w:rFonts w:hint="eastAsia" w:ascii="微软雅黑" w:hAnsi="微软雅黑" w:eastAsia="微软雅黑" w:cs="仿宋"/>
          <w:szCs w:val="21"/>
        </w:rPr>
        <w:t>3、甲方同意为乙方租赁物开业经营投入固定资产支持</w:t>
      </w:r>
      <w:r>
        <w:rPr>
          <w:rFonts w:hint="eastAsia" w:ascii="微软雅黑" w:hAnsi="微软雅黑" w:eastAsia="微软雅黑" w:cs="仿宋"/>
          <w:b/>
          <w:szCs w:val="21"/>
        </w:rPr>
        <w:t>（具体详见附件2甲方投资清单），</w:t>
      </w:r>
      <w:r>
        <w:rPr>
          <w:rFonts w:hint="eastAsia" w:ascii="微软雅黑" w:hAnsi="微软雅黑" w:eastAsia="微软雅黑" w:cs="仿宋"/>
          <w:color w:val="000000"/>
          <w:szCs w:val="21"/>
        </w:rPr>
        <w:t>补购采购由乙方按固定资产清单标准自行采购，费用由乙方承担</w:t>
      </w:r>
      <w:r>
        <w:rPr>
          <w:rFonts w:hint="eastAsia" w:ascii="微软雅黑" w:hAnsi="微软雅黑" w:eastAsia="微软雅黑" w:cs="仿宋"/>
          <w:szCs w:val="21"/>
        </w:rPr>
        <w:t>（除甲方投资清单外的所有固定资产及运营物资）。</w:t>
      </w:r>
      <w:r>
        <w:rPr>
          <w:rFonts w:hint="eastAsia" w:ascii="微软雅黑" w:hAnsi="微软雅黑" w:eastAsia="微软雅黑" w:cs="仿宋"/>
          <w:bCs/>
          <w:szCs w:val="21"/>
        </w:rPr>
        <w:t>采购的所有物件其</w:t>
      </w:r>
      <w:r>
        <w:rPr>
          <w:rFonts w:hint="eastAsia" w:ascii="微软雅黑" w:hAnsi="微软雅黑" w:eastAsia="微软雅黑" w:cs="仿宋"/>
          <w:color w:val="000000"/>
          <w:szCs w:val="21"/>
        </w:rPr>
        <w:t>保管、报损、维护等由乙方负责。</w:t>
      </w:r>
    </w:p>
    <w:p w14:paraId="7799BF3A">
      <w:pPr>
        <w:spacing w:line="360" w:lineRule="auto"/>
        <w:ind w:firstLine="420" w:firstLineChars="200"/>
        <w:rPr>
          <w:rFonts w:hint="eastAsia" w:ascii="微软雅黑" w:hAnsi="微软雅黑" w:eastAsia="微软雅黑" w:cs="仿宋"/>
          <w:color w:val="000000"/>
          <w:szCs w:val="21"/>
        </w:rPr>
      </w:pPr>
      <w:r>
        <w:rPr>
          <w:rFonts w:hint="eastAsia" w:ascii="微软雅黑" w:hAnsi="微软雅黑" w:eastAsia="微软雅黑" w:cs="仿宋"/>
          <w:color w:val="000000"/>
          <w:szCs w:val="21"/>
        </w:rPr>
        <w:t>甲方提供的投资清单应注明采购内容及验收标准（具体详见附件2甲方投资清单），乙方有权依据该标准进行验收。验收合格后，双方应共同签署《固定资产验收单》。如发现固定资产不符合约定的质量或数量要求，乙方有权要求甲方在合理期限内进行整改或更换，直至符合验收标准。</w:t>
      </w:r>
    </w:p>
    <w:p w14:paraId="77A35CFA">
      <w:pPr>
        <w:spacing w:line="360" w:lineRule="auto"/>
        <w:ind w:firstLine="420" w:firstLineChars="200"/>
        <w:rPr>
          <w:rFonts w:hint="eastAsia" w:ascii="微软雅黑" w:hAnsi="微软雅黑" w:eastAsia="微软雅黑" w:cs="仿宋"/>
          <w:color w:val="000000"/>
          <w:szCs w:val="21"/>
          <w:lang w:eastAsia="zh"/>
        </w:rPr>
      </w:pPr>
      <w:bookmarkStart w:id="0" w:name="autodocs_6_1"/>
      <w:r>
        <w:rPr>
          <w:rFonts w:ascii="微软雅黑" w:hAnsi="微软雅黑" w:eastAsia="微软雅黑" w:cs="仿宋"/>
          <w:color w:val="000000"/>
          <w:szCs w:val="21"/>
        </w:rPr>
        <w:t>4</w:t>
      </w:r>
      <w:r>
        <w:rPr>
          <w:rFonts w:hint="eastAsia" w:ascii="微软雅黑" w:hAnsi="微软雅黑" w:eastAsia="微软雅黑" w:cs="仿宋"/>
          <w:color w:val="000000"/>
          <w:szCs w:val="21"/>
        </w:rPr>
        <w:t>、本合同终止时，乙方需将甲方投入的固定资产归还甲方，非乙方原因产生的资产自然磨损与乙方无关。</w:t>
      </w:r>
      <w:bookmarkEnd w:id="0"/>
    </w:p>
    <w:p w14:paraId="6259A92D">
      <w:pPr>
        <w:spacing w:line="360" w:lineRule="auto"/>
        <w:rPr>
          <w:rFonts w:ascii="微软雅黑" w:hAnsi="微软雅黑" w:eastAsia="微软雅黑" w:cs="仿宋"/>
          <w:b/>
          <w:bCs/>
          <w:szCs w:val="21"/>
        </w:rPr>
      </w:pPr>
      <w:r>
        <w:rPr>
          <w:rFonts w:hint="eastAsia" w:ascii="微软雅黑" w:hAnsi="微软雅黑" w:eastAsia="微软雅黑" w:cs="仿宋"/>
          <w:b/>
          <w:bCs/>
          <w:szCs w:val="21"/>
        </w:rPr>
        <w:t>三</w:t>
      </w:r>
      <w:r>
        <w:rPr>
          <w:rFonts w:ascii="微软雅黑" w:hAnsi="微软雅黑" w:eastAsia="微软雅黑" w:cs="仿宋"/>
          <w:b/>
          <w:bCs/>
          <w:szCs w:val="21"/>
        </w:rPr>
        <w:t>、</w:t>
      </w:r>
      <w:r>
        <w:rPr>
          <w:rFonts w:hint="eastAsia" w:ascii="微软雅黑" w:hAnsi="微软雅黑" w:eastAsia="微软雅黑" w:cs="仿宋"/>
          <w:b/>
          <w:bCs/>
          <w:szCs w:val="21"/>
        </w:rPr>
        <w:t>指定品牌</w:t>
      </w:r>
    </w:p>
    <w:p w14:paraId="4B7FD0E9">
      <w:pPr>
        <w:spacing w:line="360" w:lineRule="auto"/>
        <w:ind w:firstLine="420" w:firstLineChars="200"/>
        <w:rPr>
          <w:rFonts w:ascii="微软雅黑" w:hAnsi="微软雅黑" w:eastAsia="微软雅黑" w:cs="Arial"/>
          <w:szCs w:val="21"/>
        </w:rPr>
      </w:pPr>
      <w:r>
        <w:rPr>
          <w:rFonts w:hint="eastAsia" w:ascii="微软雅黑" w:hAnsi="微软雅黑" w:eastAsia="微软雅黑" w:cs="仿宋"/>
          <w:szCs w:val="21"/>
        </w:rPr>
        <w:t>1、</w:t>
      </w:r>
      <w:r>
        <w:rPr>
          <w:rFonts w:ascii="微软雅黑" w:hAnsi="微软雅黑" w:eastAsia="微软雅黑" w:cs="仿宋"/>
          <w:szCs w:val="21"/>
        </w:rPr>
        <w:t>甲乙双方一致确认</w:t>
      </w:r>
      <w:r>
        <w:rPr>
          <w:rFonts w:hint="eastAsia" w:ascii="微软雅黑" w:hAnsi="微软雅黑" w:eastAsia="微软雅黑" w:cs="仿宋"/>
          <w:szCs w:val="21"/>
        </w:rPr>
        <w:t>，</w:t>
      </w:r>
      <w:r>
        <w:rPr>
          <w:rFonts w:ascii="微软雅黑" w:hAnsi="微软雅黑" w:eastAsia="微软雅黑" w:cs="仿宋"/>
          <w:szCs w:val="21"/>
        </w:rPr>
        <w:t>指定租赁物用于</w:t>
      </w:r>
      <w:r>
        <w:rPr>
          <w:rFonts w:hint="eastAsia" w:ascii="微软雅黑" w:hAnsi="微软雅黑" w:eastAsia="微软雅黑" w:cs="Arial"/>
          <w:szCs w:val="21"/>
        </w:rPr>
        <w:t>【香天下集团旗下的：“香天下·青云阁“、”香天下·露营火锅“、”吃川茶馆“】品牌餐饮经营，品牌</w:t>
      </w:r>
      <w:r>
        <w:rPr>
          <w:rFonts w:hint="eastAsia" w:ascii="微软雅黑" w:hAnsi="微软雅黑" w:eastAsia="微软雅黑" w:cs="Arial"/>
          <w:bCs/>
          <w:szCs w:val="21"/>
        </w:rPr>
        <w:t>使用费及使用该品牌所产生的一切</w:t>
      </w:r>
      <w:r>
        <w:rPr>
          <w:rFonts w:hint="eastAsia" w:ascii="微软雅黑" w:hAnsi="微软雅黑" w:eastAsia="微软雅黑" w:cs="Arial"/>
          <w:szCs w:val="21"/>
        </w:rPr>
        <w:t>相关费用由乙方承担。</w:t>
      </w:r>
    </w:p>
    <w:p w14:paraId="79C6A246">
      <w:pPr>
        <w:spacing w:line="360" w:lineRule="auto"/>
        <w:ind w:firstLine="420" w:firstLineChars="200"/>
        <w:rPr>
          <w:rFonts w:hint="eastAsia" w:ascii="微软雅黑" w:hAnsi="微软雅黑" w:eastAsia="微软雅黑" w:cs="Arial"/>
          <w:szCs w:val="21"/>
        </w:rPr>
      </w:pPr>
      <w:r>
        <w:rPr>
          <w:rFonts w:ascii="微软雅黑" w:hAnsi="微软雅黑" w:eastAsia="微软雅黑" w:cs="Arial"/>
          <w:szCs w:val="21"/>
        </w:rPr>
        <w:t>2</w:t>
      </w:r>
      <w:r>
        <w:rPr>
          <w:rFonts w:hint="eastAsia" w:ascii="微软雅黑" w:hAnsi="微软雅黑" w:eastAsia="微软雅黑" w:cs="Arial"/>
          <w:szCs w:val="21"/>
        </w:rPr>
        <w:t>、乙方承诺，</w:t>
      </w:r>
      <w:r>
        <w:rPr>
          <w:rFonts w:hint="eastAsia" w:ascii="微软雅黑" w:hAnsi="微软雅黑" w:eastAsia="微软雅黑" w:cs="Arial"/>
          <w:bCs/>
          <w:szCs w:val="21"/>
        </w:rPr>
        <w:t>所有的经营业态开展前，乙方须将业态模式、品牌、经营方案等资料报备给甲方，经甲方认可后方能开展，以确保经营内容符合项目业态规划</w:t>
      </w:r>
      <w:r>
        <w:rPr>
          <w:rFonts w:hint="eastAsia" w:ascii="微软雅黑" w:hAnsi="微软雅黑" w:eastAsia="微软雅黑" w:cs="Arial"/>
          <w:szCs w:val="21"/>
        </w:rPr>
        <w:t>。</w:t>
      </w:r>
    </w:p>
    <w:p w14:paraId="3798E126">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五</w:t>
      </w:r>
      <w:r>
        <w:rPr>
          <w:rFonts w:ascii="微软雅黑" w:hAnsi="微软雅黑" w:eastAsia="微软雅黑" w:cs="仿宋"/>
          <w:b/>
          <w:bCs/>
          <w:szCs w:val="21"/>
        </w:rPr>
        <w:t>、</w:t>
      </w:r>
      <w:r>
        <w:rPr>
          <w:rFonts w:hint="eastAsia" w:ascii="微软雅黑" w:hAnsi="微软雅黑" w:eastAsia="微软雅黑" w:cs="仿宋"/>
          <w:b/>
          <w:bCs/>
          <w:szCs w:val="21"/>
        </w:rPr>
        <w:t>验收及交付</w:t>
      </w:r>
    </w:p>
    <w:p w14:paraId="2D024411">
      <w:pPr>
        <w:spacing w:line="360" w:lineRule="auto"/>
        <w:ind w:left="425"/>
        <w:rPr>
          <w:rFonts w:ascii="微软雅黑" w:hAnsi="微软雅黑" w:eastAsia="微软雅黑" w:cs="仿宋"/>
          <w:szCs w:val="21"/>
        </w:rPr>
      </w:pPr>
      <w:r>
        <w:rPr>
          <w:rFonts w:ascii="微软雅黑" w:hAnsi="微软雅黑" w:eastAsia="微软雅黑" w:cs="仿宋"/>
          <w:szCs w:val="21"/>
        </w:rPr>
        <w:t>1</w:t>
      </w:r>
      <w:r>
        <w:rPr>
          <w:rFonts w:hint="eastAsia" w:ascii="微软雅黑" w:hAnsi="微软雅黑" w:eastAsia="微软雅黑" w:cs="仿宋"/>
          <w:szCs w:val="21"/>
        </w:rPr>
        <w:t>、</w:t>
      </w:r>
      <w:r>
        <w:rPr>
          <w:rFonts w:ascii="微软雅黑" w:hAnsi="微软雅黑" w:eastAsia="微软雅黑" w:cs="仿宋"/>
          <w:szCs w:val="21"/>
        </w:rPr>
        <w:t>交付标准</w:t>
      </w:r>
      <w:r>
        <w:rPr>
          <w:rFonts w:hint="eastAsia" w:ascii="微软雅黑" w:hAnsi="微软雅黑" w:eastAsia="微软雅黑" w:cs="仿宋"/>
          <w:szCs w:val="21"/>
        </w:rPr>
        <w:t>：甲方依据乙方认可的《设计方案》完成租赁物建设和装修，并通过竣工验收。</w:t>
      </w:r>
    </w:p>
    <w:p w14:paraId="549D9E85">
      <w:pPr>
        <w:spacing w:line="360" w:lineRule="auto"/>
        <w:ind w:left="425"/>
        <w:rPr>
          <w:rFonts w:hint="eastAsia" w:ascii="微软雅黑" w:hAnsi="微软雅黑" w:eastAsia="微软雅黑" w:cs="仿宋"/>
          <w:szCs w:val="21"/>
        </w:rPr>
      </w:pPr>
      <w:r>
        <w:rPr>
          <w:rFonts w:hint="eastAsia" w:ascii="微软雅黑" w:hAnsi="微软雅黑" w:eastAsia="微软雅黑" w:cs="仿宋"/>
          <w:szCs w:val="21"/>
        </w:rPr>
        <w:t>2、本合同项下租赁物的验收将分二个步骤进行：过程验收、交付验收。</w:t>
      </w:r>
    </w:p>
    <w:p w14:paraId="0061CC15">
      <w:pPr>
        <w:spacing w:line="360" w:lineRule="auto"/>
        <w:ind w:left="425"/>
        <w:rPr>
          <w:rFonts w:ascii="微软雅黑" w:hAnsi="微软雅黑" w:eastAsia="微软雅黑" w:cs="仿宋"/>
          <w:szCs w:val="21"/>
        </w:rPr>
      </w:pPr>
      <w:r>
        <w:rPr>
          <w:rFonts w:hint="eastAsia" w:ascii="微软雅黑" w:hAnsi="微软雅黑" w:eastAsia="微软雅黑" w:cs="仿宋"/>
          <w:szCs w:val="21"/>
        </w:rPr>
        <w:t>（1）</w:t>
      </w:r>
      <w:r>
        <w:rPr>
          <w:rFonts w:ascii="微软雅黑" w:hAnsi="微软雅黑" w:eastAsia="微软雅黑" w:cs="仿宋"/>
          <w:szCs w:val="21"/>
        </w:rPr>
        <w:t>过程验收</w:t>
      </w:r>
      <w:r>
        <w:rPr>
          <w:rFonts w:hint="eastAsia" w:ascii="微软雅黑" w:hAnsi="微软雅黑" w:eastAsia="微软雅黑" w:cs="仿宋"/>
          <w:szCs w:val="21"/>
        </w:rPr>
        <w:t>：乙方需安排施工过程重点验收环节。</w:t>
      </w:r>
    </w:p>
    <w:p w14:paraId="26BB66A4">
      <w:pPr>
        <w:spacing w:line="360" w:lineRule="auto"/>
        <w:ind w:left="425"/>
        <w:rPr>
          <w:rFonts w:hint="eastAsia" w:ascii="微软雅黑" w:hAnsi="微软雅黑" w:eastAsia="微软雅黑" w:cs="仿宋"/>
          <w:szCs w:val="21"/>
        </w:rPr>
      </w:pPr>
      <w:r>
        <w:rPr>
          <w:rFonts w:hint="eastAsia" w:ascii="微软雅黑" w:hAnsi="微软雅黑" w:eastAsia="微软雅黑" w:cs="仿宋"/>
          <w:szCs w:val="21"/>
        </w:rPr>
        <w:t>3、双方同意，租赁物交付验收标准如下：</w:t>
      </w:r>
    </w:p>
    <w:p w14:paraId="66A4A239">
      <w:pPr>
        <w:spacing w:line="360" w:lineRule="auto"/>
        <w:ind w:left="425"/>
        <w:rPr>
          <w:rFonts w:hint="eastAsia" w:ascii="微软雅黑" w:hAnsi="微软雅黑" w:eastAsia="微软雅黑" w:cs="仿宋"/>
          <w:szCs w:val="21"/>
        </w:rPr>
      </w:pPr>
      <w:r>
        <w:rPr>
          <w:rFonts w:hint="eastAsia" w:ascii="微软雅黑" w:hAnsi="微软雅黑" w:eastAsia="微软雅黑" w:cs="仿宋"/>
          <w:szCs w:val="21"/>
        </w:rPr>
        <w:t>（1）依据本合同约定应由甲方投入的家具、设施、营业设备等处于可工作状态，无重大故障、质量问题；</w:t>
      </w:r>
    </w:p>
    <w:p w14:paraId="14E32643">
      <w:pPr>
        <w:spacing w:line="360" w:lineRule="auto"/>
        <w:ind w:left="425"/>
        <w:rPr>
          <w:rFonts w:hint="eastAsia" w:ascii="微软雅黑" w:hAnsi="微软雅黑" w:eastAsia="微软雅黑" w:cs="仿宋"/>
          <w:szCs w:val="21"/>
        </w:rPr>
      </w:pPr>
      <w:r>
        <w:rPr>
          <w:rFonts w:hint="eastAsia" w:ascii="微软雅黑" w:hAnsi="微软雅黑" w:eastAsia="微软雅黑" w:cs="仿宋"/>
          <w:szCs w:val="21"/>
        </w:rPr>
        <w:t xml:space="preserve">(2)项目的建筑安全、消防、环境等符合相关中国法律法规、规范。 </w:t>
      </w:r>
      <w:r>
        <w:rPr>
          <w:rFonts w:ascii="微软雅黑" w:hAnsi="微软雅黑" w:eastAsia="微软雅黑" w:cs="仿宋"/>
          <w:szCs w:val="21"/>
        </w:rPr>
        <w:cr/>
      </w:r>
      <w:r>
        <w:rPr>
          <w:rFonts w:hint="eastAsia" w:ascii="微软雅黑" w:hAnsi="微软雅黑" w:eastAsia="微软雅黑" w:cs="仿宋"/>
          <w:szCs w:val="21"/>
        </w:rPr>
        <w:t>4、甲乙双方应共同查验该房屋并现场签署《房屋交接单》</w:t>
      </w:r>
      <w:r>
        <w:rPr>
          <w:rFonts w:hint="eastAsia" w:ascii="微软雅黑" w:hAnsi="微软雅黑" w:eastAsia="微软雅黑" w:cs="仿宋"/>
          <w:b/>
          <w:szCs w:val="21"/>
        </w:rPr>
        <w:t>（详见附件</w:t>
      </w:r>
      <w:r>
        <w:rPr>
          <w:rFonts w:ascii="微软雅黑" w:hAnsi="微软雅黑" w:eastAsia="微软雅黑" w:cs="仿宋"/>
          <w:b/>
          <w:szCs w:val="21"/>
        </w:rPr>
        <w:t>4</w:t>
      </w:r>
      <w:r>
        <w:rPr>
          <w:rFonts w:hint="eastAsia" w:ascii="微软雅黑" w:hAnsi="微软雅黑" w:eastAsia="微软雅黑" w:cs="仿宋"/>
          <w:b/>
          <w:szCs w:val="21"/>
        </w:rPr>
        <w:t>《房屋交接单》）</w:t>
      </w:r>
      <w:r>
        <w:rPr>
          <w:rFonts w:hint="eastAsia" w:ascii="微软雅黑" w:hAnsi="微软雅黑" w:eastAsia="微软雅黑" w:cs="仿宋"/>
          <w:szCs w:val="21"/>
        </w:rPr>
        <w:t>，乙方有权对验收时有瑕疵的情况予以</w:t>
      </w:r>
      <w:r>
        <w:rPr>
          <w:rFonts w:ascii="微软雅黑" w:hAnsi="微软雅黑" w:eastAsia="微软雅黑" w:cs="仿宋"/>
          <w:szCs w:val="21"/>
        </w:rPr>
        <w:t>调整</w:t>
      </w:r>
      <w:r>
        <w:rPr>
          <w:rFonts w:hint="eastAsia" w:ascii="微软雅黑" w:hAnsi="微软雅黑" w:eastAsia="微软雅黑" w:cs="仿宋"/>
          <w:szCs w:val="21"/>
        </w:rPr>
        <w:t>，调整后进入运营阶段，但此种情况下，不视为乙方对于瑕疵或隐含的各项问题予以认可，甲方仍有义务持续改进项目状况，以排除上述瑕疵或问题。</w:t>
      </w:r>
    </w:p>
    <w:p w14:paraId="59FBC0B4">
      <w:pPr>
        <w:spacing w:line="360" w:lineRule="auto"/>
        <w:ind w:left="425"/>
        <w:rPr>
          <w:rFonts w:hint="eastAsia" w:ascii="微软雅黑" w:hAnsi="微软雅黑" w:eastAsia="微软雅黑" w:cs="仿宋"/>
          <w:szCs w:val="21"/>
        </w:rPr>
      </w:pPr>
      <w:r>
        <w:rPr>
          <w:rFonts w:hint="eastAsia" w:ascii="微软雅黑" w:hAnsi="微软雅黑" w:eastAsia="微软雅黑" w:cs="仿宋"/>
          <w:szCs w:val="21"/>
        </w:rPr>
        <w:t>5、基础设施交付标准：</w:t>
      </w:r>
    </w:p>
    <w:p w14:paraId="308CD198">
      <w:pPr>
        <w:spacing w:line="360" w:lineRule="auto"/>
        <w:ind w:left="425"/>
        <w:rPr>
          <w:rFonts w:ascii="微软雅黑" w:hAnsi="微软雅黑" w:eastAsia="微软雅黑" w:cs="仿宋"/>
          <w:szCs w:val="21"/>
        </w:rPr>
      </w:pPr>
      <w:r>
        <w:rPr>
          <w:rFonts w:hint="eastAsia" w:ascii="微软雅黑" w:hAnsi="微软雅黑" w:eastAsia="微软雅黑" w:cs="仿宋"/>
          <w:szCs w:val="21"/>
        </w:rPr>
        <w:t>（1）上水、下水：</w:t>
      </w:r>
    </w:p>
    <w:p w14:paraId="5F5A1D50">
      <w:pPr>
        <w:spacing w:line="360" w:lineRule="auto"/>
        <w:ind w:left="425"/>
        <w:rPr>
          <w:rFonts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1载体</w:t>
      </w:r>
      <w:r>
        <w:rPr>
          <w:rFonts w:hint="eastAsia" w:ascii="微软雅黑" w:hAnsi="微软雅黑" w:eastAsia="微软雅黑" w:cs="仿宋"/>
          <w:szCs w:val="21"/>
        </w:rPr>
        <w:t>：【2</w:t>
      </w:r>
      <w:r>
        <w:rPr>
          <w:rFonts w:ascii="微软雅黑" w:hAnsi="微软雅黑" w:eastAsia="微软雅黑" w:cs="仿宋"/>
          <w:szCs w:val="21"/>
        </w:rPr>
        <w:t>025</w:t>
      </w:r>
      <w:r>
        <w:rPr>
          <w:rFonts w:hint="eastAsia" w:ascii="微软雅黑" w:hAnsi="微软雅黑" w:eastAsia="微软雅黑" w:cs="仿宋"/>
          <w:szCs w:val="21"/>
        </w:rPr>
        <w:t>】年【</w:t>
      </w:r>
      <w:r>
        <w:rPr>
          <w:rFonts w:ascii="微软雅黑" w:hAnsi="微软雅黑" w:eastAsia="微软雅黑" w:cs="仿宋"/>
          <w:szCs w:val="21"/>
        </w:rPr>
        <w:t>6</w:t>
      </w:r>
      <w:r>
        <w:rPr>
          <w:rFonts w:hint="eastAsia" w:ascii="微软雅黑" w:hAnsi="微软雅黑" w:eastAsia="微软雅黑" w:cs="仿宋"/>
          <w:szCs w:val="21"/>
        </w:rPr>
        <w:t>】月【</w:t>
      </w:r>
      <w:r>
        <w:rPr>
          <w:rFonts w:ascii="微软雅黑" w:hAnsi="微软雅黑" w:eastAsia="微软雅黑" w:cs="仿宋"/>
          <w:szCs w:val="21"/>
        </w:rPr>
        <w:t>30</w:t>
      </w:r>
      <w:r>
        <w:rPr>
          <w:rFonts w:hint="eastAsia" w:ascii="微软雅黑" w:hAnsi="微软雅黑" w:eastAsia="微软雅黑" w:cs="仿宋"/>
          <w:szCs w:val="21"/>
        </w:rPr>
        <w:t>】日达到使用条件；</w:t>
      </w:r>
    </w:p>
    <w:p w14:paraId="326BC44E">
      <w:pPr>
        <w:spacing w:line="360" w:lineRule="auto"/>
        <w:ind w:left="425"/>
        <w:rPr>
          <w:rFonts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2载体</w:t>
      </w:r>
      <w:r>
        <w:rPr>
          <w:rFonts w:hint="eastAsia" w:ascii="微软雅黑" w:hAnsi="微软雅黑" w:eastAsia="微软雅黑" w:cs="仿宋"/>
          <w:szCs w:val="21"/>
        </w:rPr>
        <w:t>：【2</w:t>
      </w:r>
      <w:r>
        <w:rPr>
          <w:rFonts w:ascii="微软雅黑" w:hAnsi="微软雅黑" w:eastAsia="微软雅黑" w:cs="仿宋"/>
          <w:szCs w:val="21"/>
        </w:rPr>
        <w:t>025</w:t>
      </w:r>
      <w:r>
        <w:rPr>
          <w:rFonts w:hint="eastAsia" w:ascii="微软雅黑" w:hAnsi="微软雅黑" w:eastAsia="微软雅黑" w:cs="仿宋"/>
          <w:szCs w:val="21"/>
        </w:rPr>
        <w:t>】年【</w:t>
      </w:r>
      <w:r>
        <w:rPr>
          <w:rFonts w:ascii="微软雅黑" w:hAnsi="微软雅黑" w:eastAsia="微软雅黑" w:cs="仿宋"/>
          <w:szCs w:val="21"/>
        </w:rPr>
        <w:t>6</w:t>
      </w:r>
      <w:r>
        <w:rPr>
          <w:rFonts w:hint="eastAsia" w:ascii="微软雅黑" w:hAnsi="微软雅黑" w:eastAsia="微软雅黑" w:cs="仿宋"/>
          <w:szCs w:val="21"/>
        </w:rPr>
        <w:t>】月【</w:t>
      </w:r>
      <w:r>
        <w:rPr>
          <w:rFonts w:ascii="微软雅黑" w:hAnsi="微软雅黑" w:eastAsia="微软雅黑" w:cs="仿宋"/>
          <w:szCs w:val="21"/>
        </w:rPr>
        <w:t>30</w:t>
      </w:r>
      <w:r>
        <w:rPr>
          <w:rFonts w:hint="eastAsia" w:ascii="微软雅黑" w:hAnsi="微软雅黑" w:eastAsia="微软雅黑" w:cs="仿宋"/>
          <w:szCs w:val="21"/>
        </w:rPr>
        <w:t>】日达到使用条件；</w:t>
      </w:r>
    </w:p>
    <w:p w14:paraId="5DC8DC22">
      <w:pPr>
        <w:spacing w:line="360" w:lineRule="auto"/>
        <w:ind w:left="425"/>
        <w:rPr>
          <w:rFonts w:hint="eastAsia" w:ascii="微软雅黑" w:hAnsi="微软雅黑" w:eastAsia="微软雅黑" w:cs="仿宋"/>
          <w:szCs w:val="21"/>
        </w:rPr>
      </w:pPr>
      <w:r>
        <w:rPr>
          <w:rFonts w:ascii="微软雅黑" w:hAnsi="微软雅黑" w:eastAsia="微软雅黑" w:cs="仿宋"/>
          <w:szCs w:val="21"/>
        </w:rPr>
        <w:t>以上交付时间具体以实际交付日为准</w:t>
      </w:r>
      <w:r>
        <w:rPr>
          <w:rFonts w:hint="eastAsia" w:ascii="微软雅黑" w:hAnsi="微软雅黑" w:eastAsia="微软雅黑" w:cs="仿宋"/>
          <w:szCs w:val="21"/>
        </w:rPr>
        <w:t xml:space="preserve"> 。</w:t>
      </w:r>
    </w:p>
    <w:p w14:paraId="6B385525">
      <w:pPr>
        <w:spacing w:line="360" w:lineRule="auto"/>
        <w:ind w:left="425"/>
        <w:rPr>
          <w:rFonts w:hint="eastAsia" w:ascii="微软雅黑" w:hAnsi="微软雅黑" w:eastAsia="微软雅黑" w:cs="仿宋"/>
          <w:szCs w:val="21"/>
        </w:rPr>
      </w:pPr>
      <w:bookmarkStart w:id="1" w:name="autodocs_10_1"/>
      <w:r>
        <w:rPr>
          <w:rFonts w:hint="eastAsia" w:ascii="微软雅黑" w:hAnsi="微软雅黑" w:eastAsia="微软雅黑" w:cs="仿宋"/>
          <w:szCs w:val="21"/>
        </w:rPr>
        <w:t>（2）电：</w:t>
      </w:r>
      <w:r>
        <w:rPr>
          <w:rFonts w:hint="eastAsia" w:ascii="微软雅黑" w:hAnsi="微软雅黑" w:eastAsia="微软雅黑" w:cs="仿宋"/>
          <w:szCs w:val="21"/>
          <w:lang w:eastAsia="zh"/>
        </w:rPr>
        <w:t>电力供应需符合国家标准GB/T 15543-2008《电能质量 三相电压不平衡》及GB/T 12325-2008《电能质量 供电电压偏差》，并确保电力设施的安全性和稳定性，验收标准为电力设施通过当地电力部门的验收并取得合格证书。</w:t>
      </w:r>
      <w:bookmarkEnd w:id="1"/>
      <w:r>
        <w:rPr>
          <w:rFonts w:hint="eastAsia" w:ascii="微软雅黑" w:hAnsi="微软雅黑" w:eastAsia="微软雅黑" w:cs="仿宋"/>
          <w:szCs w:val="21"/>
        </w:rPr>
        <w:t xml:space="preserve"> </w:t>
      </w:r>
    </w:p>
    <w:p w14:paraId="167F0BFE">
      <w:pPr>
        <w:spacing w:line="360" w:lineRule="auto"/>
        <w:ind w:left="425"/>
        <w:rPr>
          <w:rFonts w:hint="eastAsia" w:ascii="微软雅黑" w:hAnsi="微软雅黑" w:eastAsia="微软雅黑" w:cs="仿宋"/>
          <w:szCs w:val="21"/>
        </w:rPr>
      </w:pPr>
      <w:r>
        <w:rPr>
          <w:rFonts w:hint="eastAsia" w:ascii="微软雅黑" w:hAnsi="微软雅黑" w:eastAsia="微软雅黑" w:cs="仿宋"/>
          <w:szCs w:val="21"/>
        </w:rPr>
        <w:t>（3）燃气：（若有则在如下框内打“√”，若无则打“×”）：</w:t>
      </w:r>
    </w:p>
    <w:p w14:paraId="431F9065">
      <w:pPr>
        <w:spacing w:line="360" w:lineRule="auto"/>
        <w:ind w:firstLine="420" w:firstLineChars="200"/>
        <w:rPr>
          <w:rFonts w:ascii="微软雅黑" w:hAnsi="微软雅黑" w:eastAsia="微软雅黑" w:cs="仿宋"/>
          <w:szCs w:val="21"/>
        </w:rPr>
      </w:pPr>
      <w:r>
        <w:rPr>
          <w:rFonts w:ascii="Segoe UI Symbol" w:hAnsi="Segoe UI Symbol" w:eastAsia="微软雅黑" w:cs="Segoe UI Symbol"/>
          <w:szCs w:val="21"/>
        </w:rPr>
        <w:t>☑</w:t>
      </w:r>
      <w:r>
        <w:rPr>
          <w:rFonts w:hint="eastAsia" w:ascii="微软雅黑" w:hAnsi="微软雅黑" w:eastAsia="微软雅黑" w:cs="仿宋"/>
          <w:szCs w:val="21"/>
        </w:rPr>
        <w:t xml:space="preserve"> 敷设燃气管道：</w:t>
      </w:r>
    </w:p>
    <w:p w14:paraId="24B92E77">
      <w:pPr>
        <w:spacing w:line="360" w:lineRule="auto"/>
        <w:ind w:left="425"/>
        <w:rPr>
          <w:rFonts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1载体</w:t>
      </w:r>
      <w:r>
        <w:rPr>
          <w:rFonts w:hint="eastAsia" w:ascii="微软雅黑" w:hAnsi="微软雅黑" w:eastAsia="微软雅黑" w:cs="仿宋"/>
          <w:szCs w:val="21"/>
        </w:rPr>
        <w:t>：【2</w:t>
      </w:r>
      <w:r>
        <w:rPr>
          <w:rFonts w:ascii="微软雅黑" w:hAnsi="微软雅黑" w:eastAsia="微软雅黑" w:cs="仿宋"/>
          <w:szCs w:val="21"/>
        </w:rPr>
        <w:t>025</w:t>
      </w:r>
      <w:r>
        <w:rPr>
          <w:rFonts w:hint="eastAsia" w:ascii="微软雅黑" w:hAnsi="微软雅黑" w:eastAsia="微软雅黑" w:cs="仿宋"/>
          <w:szCs w:val="21"/>
        </w:rPr>
        <w:t>】年【</w:t>
      </w:r>
      <w:r>
        <w:rPr>
          <w:rFonts w:ascii="微软雅黑" w:hAnsi="微软雅黑" w:eastAsia="微软雅黑" w:cs="仿宋"/>
          <w:szCs w:val="21"/>
        </w:rPr>
        <w:t>6</w:t>
      </w:r>
      <w:r>
        <w:rPr>
          <w:rFonts w:hint="eastAsia" w:ascii="微软雅黑" w:hAnsi="微软雅黑" w:eastAsia="微软雅黑" w:cs="仿宋"/>
          <w:szCs w:val="21"/>
        </w:rPr>
        <w:t>】月【</w:t>
      </w:r>
      <w:r>
        <w:rPr>
          <w:rFonts w:ascii="微软雅黑" w:hAnsi="微软雅黑" w:eastAsia="微软雅黑" w:cs="仿宋"/>
          <w:szCs w:val="21"/>
        </w:rPr>
        <w:t>30</w:t>
      </w:r>
      <w:r>
        <w:rPr>
          <w:rFonts w:hint="eastAsia" w:ascii="微软雅黑" w:hAnsi="微软雅黑" w:eastAsia="微软雅黑" w:cs="仿宋"/>
          <w:szCs w:val="21"/>
        </w:rPr>
        <w:t>】日达到使用条件；</w:t>
      </w:r>
    </w:p>
    <w:p w14:paraId="2B1ED0EB">
      <w:pPr>
        <w:spacing w:line="360" w:lineRule="auto"/>
        <w:ind w:left="425"/>
        <w:rPr>
          <w:rFonts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2载体</w:t>
      </w:r>
      <w:r>
        <w:rPr>
          <w:rFonts w:hint="eastAsia" w:ascii="微软雅黑" w:hAnsi="微软雅黑" w:eastAsia="微软雅黑" w:cs="仿宋"/>
          <w:szCs w:val="21"/>
        </w:rPr>
        <w:t>：【2</w:t>
      </w:r>
      <w:r>
        <w:rPr>
          <w:rFonts w:ascii="微软雅黑" w:hAnsi="微软雅黑" w:eastAsia="微软雅黑" w:cs="仿宋"/>
          <w:szCs w:val="21"/>
        </w:rPr>
        <w:t>025</w:t>
      </w:r>
      <w:r>
        <w:rPr>
          <w:rFonts w:hint="eastAsia" w:ascii="微软雅黑" w:hAnsi="微软雅黑" w:eastAsia="微软雅黑" w:cs="仿宋"/>
          <w:szCs w:val="21"/>
        </w:rPr>
        <w:t>】年【</w:t>
      </w:r>
      <w:r>
        <w:rPr>
          <w:rFonts w:ascii="微软雅黑" w:hAnsi="微软雅黑" w:eastAsia="微软雅黑" w:cs="仿宋"/>
          <w:szCs w:val="21"/>
        </w:rPr>
        <w:t>6</w:t>
      </w:r>
      <w:r>
        <w:rPr>
          <w:rFonts w:hint="eastAsia" w:ascii="微软雅黑" w:hAnsi="微软雅黑" w:eastAsia="微软雅黑" w:cs="仿宋"/>
          <w:szCs w:val="21"/>
        </w:rPr>
        <w:t>】月【</w:t>
      </w:r>
      <w:r>
        <w:rPr>
          <w:rFonts w:ascii="微软雅黑" w:hAnsi="微软雅黑" w:eastAsia="微软雅黑" w:cs="仿宋"/>
          <w:szCs w:val="21"/>
        </w:rPr>
        <w:t>30</w:t>
      </w:r>
      <w:r>
        <w:rPr>
          <w:rFonts w:hint="eastAsia" w:ascii="微软雅黑" w:hAnsi="微软雅黑" w:eastAsia="微软雅黑" w:cs="仿宋"/>
          <w:szCs w:val="21"/>
        </w:rPr>
        <w:t>】日达到使用条件；</w:t>
      </w:r>
    </w:p>
    <w:p w14:paraId="37F8B2F8">
      <w:pPr>
        <w:spacing w:line="360" w:lineRule="auto"/>
        <w:ind w:left="425"/>
        <w:rPr>
          <w:rFonts w:hint="eastAsia" w:ascii="微软雅黑" w:hAnsi="微软雅黑" w:eastAsia="微软雅黑" w:cs="仿宋"/>
          <w:szCs w:val="21"/>
        </w:rPr>
      </w:pPr>
      <w:r>
        <w:rPr>
          <w:rFonts w:ascii="微软雅黑" w:hAnsi="微软雅黑" w:eastAsia="微软雅黑" w:cs="仿宋"/>
          <w:szCs w:val="21"/>
        </w:rPr>
        <w:t>以上交付时间具体以实际交付日为准</w:t>
      </w:r>
      <w:r>
        <w:rPr>
          <w:rFonts w:hint="eastAsia" w:ascii="微软雅黑" w:hAnsi="微软雅黑" w:eastAsia="微软雅黑" w:cs="仿宋"/>
          <w:szCs w:val="21"/>
        </w:rPr>
        <w:t xml:space="preserve"> 。</w:t>
      </w:r>
    </w:p>
    <w:p w14:paraId="535371DE">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 未敷设燃气管道，无燃气供应；</w:t>
      </w:r>
    </w:p>
    <w:p w14:paraId="60282A4A">
      <w:pPr>
        <w:spacing w:line="360" w:lineRule="auto"/>
        <w:ind w:firstLine="420" w:firstLineChars="200"/>
        <w:rPr>
          <w:rFonts w:hint="eastAsia" w:ascii="微软雅黑" w:hAnsi="微软雅黑" w:eastAsia="微软雅黑" w:cs="仿宋"/>
          <w:szCs w:val="21"/>
        </w:rPr>
      </w:pPr>
      <w:bookmarkStart w:id="2" w:name="autodocs_11_1"/>
      <w:r>
        <w:rPr>
          <w:rFonts w:hint="eastAsia" w:ascii="微软雅黑" w:hAnsi="微软雅黑" w:eastAsia="微软雅黑" w:cs="仿宋"/>
          <w:szCs w:val="21"/>
        </w:rPr>
        <w:t>（4）电话通信线、有线电视、网络</w:t>
      </w:r>
      <w:r>
        <w:rPr>
          <w:rFonts w:hint="eastAsia" w:ascii="微软雅黑" w:hAnsi="微软雅黑" w:eastAsia="微软雅黑" w:cs="仿宋"/>
          <w:szCs w:val="21"/>
          <w:lang w:eastAsia="zh"/>
        </w:rPr>
        <w:t>：</w:t>
      </w:r>
      <w:r>
        <w:rPr>
          <w:rFonts w:hint="eastAsia" w:ascii="微软雅黑" w:hAnsi="微软雅黑" w:eastAsia="微软雅黑" w:cs="仿宋"/>
          <w:szCs w:val="21"/>
        </w:rPr>
        <w:t>在该租赁房屋交付时</w:t>
      </w:r>
      <w:r>
        <w:rPr>
          <w:rFonts w:hint="eastAsia" w:ascii="微软雅黑" w:hAnsi="微软雅黑" w:eastAsia="微软雅黑" w:cs="仿宋"/>
          <w:szCs w:val="21"/>
          <w:lang w:eastAsia="zh"/>
        </w:rPr>
        <w:t>，</w:t>
      </w:r>
      <w:r>
        <w:rPr>
          <w:rFonts w:hint="eastAsia" w:ascii="微软雅黑" w:hAnsi="微软雅黑" w:eastAsia="微软雅黑" w:cs="仿宋"/>
          <w:szCs w:val="21"/>
        </w:rPr>
        <w:t>管线</w:t>
      </w:r>
      <w:r>
        <w:rPr>
          <w:rFonts w:hint="eastAsia" w:ascii="微软雅黑" w:hAnsi="微软雅黑" w:eastAsia="微软雅黑" w:cs="仿宋"/>
          <w:szCs w:val="21"/>
          <w:lang w:eastAsia="zh"/>
        </w:rPr>
        <w:t>需</w:t>
      </w:r>
      <w:r>
        <w:rPr>
          <w:rFonts w:hint="eastAsia" w:ascii="微软雅黑" w:hAnsi="微软雅黑" w:eastAsia="微软雅黑" w:cs="仿宋"/>
          <w:szCs w:val="21"/>
        </w:rPr>
        <w:t>敷设到户</w:t>
      </w:r>
      <w:r>
        <w:rPr>
          <w:rFonts w:hint="eastAsia" w:ascii="微软雅黑" w:hAnsi="微软雅黑" w:eastAsia="微软雅黑" w:cs="仿宋"/>
          <w:szCs w:val="21"/>
          <w:lang w:eastAsia="zh"/>
        </w:rPr>
        <w:t>并符合国家标准GB 50311-2016《综合布线系统工程设计规范》及GB 50312-2016《综合布线系统工程验收规范》</w:t>
      </w:r>
      <w:r>
        <w:rPr>
          <w:rFonts w:hint="eastAsia" w:ascii="微软雅黑" w:hAnsi="微软雅黑" w:eastAsia="微软雅黑" w:cs="仿宋"/>
          <w:szCs w:val="21"/>
        </w:rPr>
        <w:t>，</w:t>
      </w:r>
      <w:r>
        <w:rPr>
          <w:rFonts w:hint="eastAsia" w:ascii="微软雅黑" w:hAnsi="微软雅黑" w:eastAsia="微软雅黑" w:cs="仿宋"/>
          <w:szCs w:val="21"/>
          <w:lang w:eastAsia="zh"/>
        </w:rPr>
        <w:t>验收标准为通过当地通信管理部门的验收并取得合格证书。</w:t>
      </w:r>
      <w:r>
        <w:rPr>
          <w:rFonts w:hint="eastAsia" w:ascii="微软雅黑" w:hAnsi="微软雅黑" w:eastAsia="微软雅黑" w:cs="仿宋"/>
          <w:szCs w:val="21"/>
        </w:rPr>
        <w:t>乙方自行申请开通</w:t>
      </w:r>
      <w:r>
        <w:rPr>
          <w:rFonts w:hint="eastAsia" w:ascii="微软雅黑" w:hAnsi="微软雅黑" w:eastAsia="微软雅黑" w:cs="仿宋"/>
          <w:szCs w:val="21"/>
          <w:lang w:eastAsia="zh"/>
        </w:rPr>
        <w:t>并</w:t>
      </w:r>
      <w:r>
        <w:rPr>
          <w:rFonts w:hint="eastAsia" w:ascii="微软雅黑" w:hAnsi="微软雅黑" w:eastAsia="微软雅黑" w:cs="仿宋"/>
          <w:szCs w:val="21"/>
        </w:rPr>
        <w:t>承担费用。</w:t>
      </w:r>
      <w:bookmarkEnd w:id="2"/>
    </w:p>
    <w:p w14:paraId="1BB7C8CE">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若在约定期限内未达到条件，甲方继续采取措施以使上述设施达到条件，并于达到上述设施条件后再行交付，乙方租赁</w:t>
      </w:r>
      <w:r>
        <w:rPr>
          <w:rFonts w:hint="eastAsia" w:ascii="微软雅黑" w:hAnsi="微软雅黑" w:eastAsia="微软雅黑" w:cs="仿宋"/>
          <w:bCs/>
          <w:szCs w:val="21"/>
        </w:rPr>
        <w:t>起始时间</w:t>
      </w:r>
      <w:r>
        <w:rPr>
          <w:rFonts w:hint="eastAsia" w:ascii="微软雅黑" w:hAnsi="微软雅黑" w:eastAsia="微软雅黑" w:cs="仿宋"/>
          <w:szCs w:val="21"/>
        </w:rPr>
        <w:t>延长至达到上述设施条件之日起计算。</w:t>
      </w:r>
    </w:p>
    <w:p w14:paraId="602181F5">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甲方确认租赁房屋中的燃气设施、电力设施、自来水设施等配套按照政府相关主管部门的要求设计</w:t>
      </w:r>
      <w:r>
        <w:rPr>
          <w:rFonts w:ascii="微软雅黑" w:hAnsi="微软雅黑" w:eastAsia="微软雅黑" w:cs="仿宋"/>
          <w:szCs w:val="21"/>
        </w:rPr>
        <w:t>并按照施工图</w:t>
      </w:r>
      <w:r>
        <w:rPr>
          <w:rFonts w:hint="eastAsia" w:ascii="微软雅黑" w:hAnsi="微软雅黑" w:eastAsia="微软雅黑" w:cs="仿宋"/>
          <w:szCs w:val="21"/>
        </w:rPr>
        <w:t>施工。双方明确，以上基础设施中的水电气的开通，由甲方负责向相关部门申请并承担开通费用；其他基础设施（如电话通信线、有线电视、网络）的开通，由乙方自行向相关部门申请并承担开通费用（若有），且开通后上述基础设施涉及的水电气（若有燃气）费、电话费、网络费等费用由乙方承担。项目水电气取费标准如下：</w:t>
      </w:r>
      <w:del w:id="10" w:author="漫。" w:date="2025-06-06T14:58:00Z">
        <w:r>
          <w:rPr>
            <w:rFonts w:hint="eastAsia" w:ascii="微软雅黑" w:hAnsi="微软雅黑" w:eastAsia="微软雅黑" w:cs="仿宋"/>
            <w:szCs w:val="21"/>
          </w:rPr>
          <w:delText>用水价格</w:delText>
        </w:r>
      </w:del>
      <w:del w:id="11" w:author="漫。" w:date="2025-06-06T14:58:00Z">
        <w:r>
          <w:rPr>
            <w:rFonts w:ascii="微软雅黑" w:hAnsi="微软雅黑" w:eastAsia="微软雅黑" w:cs="仿宋"/>
            <w:szCs w:val="21"/>
            <w:highlight w:val="yellow"/>
          </w:rPr>
          <w:delText>X</w:delText>
        </w:r>
      </w:del>
      <w:del w:id="12" w:author="漫。" w:date="2025-06-06T14:58:00Z">
        <w:r>
          <w:rPr>
            <w:rFonts w:hint="eastAsia" w:ascii="微软雅黑" w:hAnsi="微软雅黑" w:eastAsia="微软雅黑" w:cs="仿宋"/>
            <w:szCs w:val="21"/>
            <w:highlight w:val="yellow"/>
          </w:rPr>
          <w:delText>元/吨</w:delText>
        </w:r>
      </w:del>
      <w:del w:id="13" w:author="漫。" w:date="2025-06-06T14:58:00Z">
        <w:r>
          <w:rPr>
            <w:rFonts w:hint="eastAsia" w:ascii="微软雅黑" w:hAnsi="微软雅黑" w:eastAsia="微软雅黑" w:cs="仿宋"/>
            <w:szCs w:val="21"/>
          </w:rPr>
          <w:delText>；用电</w:delText>
        </w:r>
      </w:del>
      <w:r>
        <w:rPr>
          <w:rFonts w:hint="eastAsia" w:ascii="微软雅黑" w:hAnsi="微软雅黑" w:eastAsia="微软雅黑" w:cs="仿宋"/>
          <w:szCs w:val="21"/>
        </w:rPr>
        <w:t>按照</w:t>
      </w:r>
      <w:del w:id="14" w:author="漫。" w:date="2025-06-06T14:58:00Z">
        <w:r>
          <w:rPr>
            <w:rFonts w:hint="eastAsia" w:ascii="微软雅黑" w:hAnsi="微软雅黑" w:eastAsia="微软雅黑" w:cs="仿宋"/>
            <w:szCs w:val="21"/>
          </w:rPr>
          <w:delText>国家电网</w:delText>
        </w:r>
      </w:del>
      <w:r>
        <w:rPr>
          <w:rFonts w:hint="eastAsia" w:ascii="微软雅黑" w:hAnsi="微软雅黑" w:eastAsia="微软雅黑" w:cs="仿宋"/>
          <w:szCs w:val="21"/>
        </w:rPr>
        <w:t>常规工商业标准取费，无特殊取费标准</w:t>
      </w:r>
      <w:del w:id="15" w:author="漫。" w:date="2025-06-06T14:58:00Z">
        <w:r>
          <w:rPr>
            <w:rFonts w:hint="eastAsia" w:ascii="微软雅黑" w:hAnsi="微软雅黑" w:eastAsia="微软雅黑" w:cs="仿宋"/>
            <w:szCs w:val="21"/>
          </w:rPr>
          <w:delText>；燃气价格</w:delText>
        </w:r>
      </w:del>
      <w:del w:id="16" w:author="漫。" w:date="2025-06-06T14:58:00Z">
        <w:r>
          <w:rPr>
            <w:rFonts w:ascii="微软雅黑" w:hAnsi="微软雅黑" w:eastAsia="微软雅黑" w:cs="仿宋"/>
            <w:szCs w:val="21"/>
            <w:highlight w:val="yellow"/>
          </w:rPr>
          <w:delText>X元</w:delText>
        </w:r>
      </w:del>
      <w:del w:id="17" w:author="漫。" w:date="2025-06-06T14:58:00Z">
        <w:r>
          <w:rPr>
            <w:rFonts w:hint="eastAsia" w:ascii="微软雅黑" w:hAnsi="微软雅黑" w:eastAsia="微软雅黑" w:cs="仿宋"/>
            <w:szCs w:val="21"/>
            <w:highlight w:val="yellow"/>
          </w:rPr>
          <w:delText>/方</w:delText>
        </w:r>
      </w:del>
      <w:r>
        <w:rPr>
          <w:rFonts w:hint="eastAsia" w:ascii="微软雅黑" w:hAnsi="微软雅黑" w:eastAsia="微软雅黑" w:cs="仿宋"/>
          <w:szCs w:val="21"/>
        </w:rPr>
        <w:t>。</w:t>
      </w:r>
    </w:p>
    <w:p w14:paraId="20F8C004">
      <w:pPr>
        <w:spacing w:line="360" w:lineRule="auto"/>
        <w:ind w:firstLine="420" w:firstLineChars="200"/>
        <w:rPr>
          <w:rFonts w:hint="eastAsia" w:ascii="微软雅黑" w:hAnsi="微软雅黑" w:eastAsia="微软雅黑" w:cs="仿宋"/>
          <w:szCs w:val="21"/>
          <w:lang w:eastAsia="zh"/>
        </w:rPr>
      </w:pPr>
      <w:r>
        <w:rPr>
          <w:rFonts w:hint="eastAsia" w:ascii="微软雅黑" w:hAnsi="微软雅黑" w:eastAsia="微软雅黑" w:cs="仿宋"/>
          <w:szCs w:val="21"/>
        </w:rPr>
        <w:t>6、</w:t>
      </w:r>
      <w:bookmarkStart w:id="3" w:name="autodocs_14_1"/>
      <w:r>
        <w:rPr>
          <w:rFonts w:hint="eastAsia" w:ascii="微软雅黑" w:hAnsi="微软雅黑" w:eastAsia="微软雅黑" w:cs="仿宋"/>
          <w:szCs w:val="21"/>
        </w:rPr>
        <w:t>交付日：甲方</w:t>
      </w:r>
      <w:r>
        <w:rPr>
          <w:rFonts w:hint="eastAsia" w:ascii="微软雅黑" w:hAnsi="微软雅黑" w:eastAsia="微软雅黑" w:cs="仿宋"/>
          <w:szCs w:val="21"/>
          <w:lang w:eastAsia="zh"/>
        </w:rPr>
        <w:t xml:space="preserve">最迟交付日期不应晚于【 </w:t>
      </w:r>
      <w:r>
        <w:rPr>
          <w:rFonts w:ascii="微软雅黑" w:hAnsi="微软雅黑" w:eastAsia="微软雅黑" w:cs="仿宋"/>
          <w:szCs w:val="21"/>
          <w:lang w:eastAsia="zh"/>
        </w:rPr>
        <w:t>2025</w:t>
      </w:r>
      <w:r>
        <w:rPr>
          <w:rFonts w:hint="eastAsia" w:ascii="微软雅黑" w:hAnsi="微软雅黑" w:eastAsia="微软雅黑" w:cs="仿宋"/>
          <w:szCs w:val="21"/>
          <w:lang w:eastAsia="zh"/>
        </w:rPr>
        <w:t xml:space="preserve">  】年【 </w:t>
      </w:r>
      <w:r>
        <w:rPr>
          <w:rFonts w:ascii="微软雅黑" w:hAnsi="微软雅黑" w:eastAsia="微软雅黑" w:cs="仿宋"/>
          <w:szCs w:val="21"/>
          <w:lang w:eastAsia="zh"/>
        </w:rPr>
        <w:t>6</w:t>
      </w:r>
      <w:r>
        <w:rPr>
          <w:rFonts w:hint="eastAsia" w:ascii="微软雅黑" w:hAnsi="微软雅黑" w:eastAsia="微软雅黑" w:cs="仿宋"/>
          <w:szCs w:val="21"/>
          <w:lang w:eastAsia="zh"/>
        </w:rPr>
        <w:t xml:space="preserve"> 】月【 </w:t>
      </w:r>
      <w:r>
        <w:rPr>
          <w:rFonts w:ascii="微软雅黑" w:hAnsi="微软雅黑" w:eastAsia="微软雅黑" w:cs="仿宋"/>
          <w:szCs w:val="21"/>
          <w:lang w:eastAsia="zh"/>
        </w:rPr>
        <w:t>30</w:t>
      </w:r>
      <w:r>
        <w:rPr>
          <w:rFonts w:hint="eastAsia" w:ascii="微软雅黑" w:hAnsi="微软雅黑" w:eastAsia="微软雅黑" w:cs="仿宋"/>
          <w:szCs w:val="21"/>
          <w:lang w:eastAsia="zh"/>
        </w:rPr>
        <w:t xml:space="preserve"> 】日</w:t>
      </w:r>
      <w:r>
        <w:rPr>
          <w:rFonts w:hint="eastAsia" w:ascii="微软雅黑" w:hAnsi="微软雅黑" w:eastAsia="微软雅黑" w:cs="仿宋"/>
          <w:szCs w:val="21"/>
        </w:rPr>
        <w:t>。由甲方将租赁物交付给乙方使用，双方共同查验房屋并签署《房屋交接单》，《房屋交接单》一旦签署即视为双方的交付/接收义务完成。</w:t>
      </w:r>
      <w:r>
        <w:rPr>
          <w:rFonts w:hint="eastAsia" w:ascii="微软雅黑" w:hAnsi="微软雅黑" w:eastAsia="微软雅黑" w:cs="仿宋"/>
          <w:szCs w:val="21"/>
          <w:lang w:eastAsia="zh"/>
        </w:rPr>
        <w:t>如甲方未能在上述日期前交付租赁物，交付日期应顺延至实际交付日，且乙方的租赁起始时间相应顺延。</w:t>
      </w:r>
    </w:p>
    <w:bookmarkEnd w:id="3"/>
    <w:p w14:paraId="50700E4F">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7、乙方应在收到甲方书面通知之日起【7】日内进行验收。</w:t>
      </w:r>
      <w:r>
        <w:rPr>
          <w:rFonts w:ascii="微软雅黑" w:hAnsi="微软雅黑" w:eastAsia="微软雅黑" w:cs="仿宋"/>
          <w:szCs w:val="21"/>
        </w:rPr>
        <w:t>如实际成果符合</w:t>
      </w:r>
      <w:r>
        <w:rPr>
          <w:rFonts w:hint="eastAsia" w:ascii="微软雅黑" w:hAnsi="微软雅黑" w:eastAsia="微软雅黑" w:cs="仿宋"/>
          <w:szCs w:val="21"/>
        </w:rPr>
        <w:t>乙方认可的</w:t>
      </w:r>
      <w:r>
        <w:rPr>
          <w:rFonts w:ascii="微软雅黑" w:hAnsi="微软雅黑" w:eastAsia="微软雅黑" w:cs="仿宋"/>
          <w:szCs w:val="21"/>
        </w:rPr>
        <w:t>《</w:t>
      </w:r>
      <w:r>
        <w:rPr>
          <w:rFonts w:hint="eastAsia" w:ascii="微软雅黑" w:hAnsi="微软雅黑" w:eastAsia="微软雅黑" w:cs="仿宋"/>
          <w:szCs w:val="21"/>
        </w:rPr>
        <w:t>设计方案</w:t>
      </w:r>
      <w:r>
        <w:rPr>
          <w:rFonts w:ascii="微软雅黑" w:hAnsi="微软雅黑" w:eastAsia="微软雅黑" w:cs="仿宋"/>
          <w:szCs w:val="21"/>
        </w:rPr>
        <w:t>》载明需求的，乙方不得拒绝验收</w:t>
      </w:r>
      <w:r>
        <w:rPr>
          <w:rFonts w:hint="eastAsia" w:ascii="微软雅黑" w:hAnsi="微软雅黑" w:eastAsia="微软雅黑" w:cs="仿宋"/>
          <w:szCs w:val="21"/>
        </w:rPr>
        <w:t>；</w:t>
      </w:r>
      <w:r>
        <w:rPr>
          <w:rFonts w:ascii="微软雅黑" w:hAnsi="微软雅黑" w:eastAsia="微软雅黑" w:cs="仿宋"/>
          <w:szCs w:val="21"/>
        </w:rPr>
        <w:t>如不符合的，乙方应于验收</w:t>
      </w:r>
      <w:r>
        <w:rPr>
          <w:rFonts w:hint="eastAsia" w:ascii="微软雅黑" w:hAnsi="微软雅黑" w:eastAsia="微软雅黑" w:cs="仿宋"/>
          <w:szCs w:val="21"/>
        </w:rPr>
        <w:t>【7】日内</w:t>
      </w:r>
      <w:r>
        <w:rPr>
          <w:rFonts w:ascii="微软雅黑" w:hAnsi="微软雅黑" w:eastAsia="微软雅黑" w:cs="仿宋"/>
          <w:szCs w:val="21"/>
        </w:rPr>
        <w:t>书面明确指出</w:t>
      </w:r>
      <w:r>
        <w:rPr>
          <w:rFonts w:hint="eastAsia" w:ascii="微软雅黑" w:hAnsi="微软雅黑" w:eastAsia="微软雅黑" w:cs="仿宋"/>
          <w:szCs w:val="21"/>
        </w:rPr>
        <w:t>整改</w:t>
      </w:r>
      <w:r>
        <w:rPr>
          <w:rFonts w:ascii="微软雅黑" w:hAnsi="微软雅黑" w:eastAsia="微软雅黑" w:cs="仿宋"/>
          <w:szCs w:val="21"/>
        </w:rPr>
        <w:t>需求</w:t>
      </w:r>
      <w:r>
        <w:rPr>
          <w:rFonts w:hint="eastAsia" w:ascii="微软雅黑" w:hAnsi="微软雅黑" w:eastAsia="微软雅黑" w:cs="仿宋"/>
          <w:szCs w:val="21"/>
        </w:rPr>
        <w:t>，乙方提出的整改需求应符合乙方认可的《设计方案》，</w:t>
      </w:r>
      <w:r>
        <w:rPr>
          <w:rFonts w:ascii="微软雅黑" w:hAnsi="微软雅黑" w:eastAsia="微软雅黑" w:cs="仿宋"/>
          <w:szCs w:val="21"/>
        </w:rPr>
        <w:t>甲方应按照乙方书面提出的整改需求</w:t>
      </w:r>
      <w:r>
        <w:rPr>
          <w:rFonts w:hint="eastAsia" w:ascii="微软雅黑" w:hAnsi="微软雅黑" w:eastAsia="微软雅黑" w:cs="仿宋"/>
          <w:szCs w:val="21"/>
        </w:rPr>
        <w:t>尽快整改完毕；若乙方在项目运营的过程中，发现</w:t>
      </w:r>
      <w:bookmarkStart w:id="4" w:name="_Hlk183341325"/>
      <w:r>
        <w:rPr>
          <w:rFonts w:hint="eastAsia" w:ascii="微软雅黑" w:hAnsi="微软雅黑" w:eastAsia="微软雅黑" w:cs="仿宋"/>
          <w:szCs w:val="21"/>
        </w:rPr>
        <w:t>因甲方未按图施工导致存在瑕疵或隐含的各项问题</w:t>
      </w:r>
      <w:bookmarkEnd w:id="4"/>
      <w:r>
        <w:rPr>
          <w:rFonts w:hint="eastAsia" w:ascii="微软雅黑" w:hAnsi="微软雅黑" w:eastAsia="微软雅黑" w:cs="仿宋"/>
          <w:szCs w:val="21"/>
        </w:rPr>
        <w:t>，乙方应书面向甲方发出通知，甲方应在收到通知之日起【7】日内开始整改，整改期间导致乙方不能正常经营的，应当按照无法营业区域的面积占房屋整体面积的比例对租金进行调减；整改期间乙方可正常经营的，甲方无需补偿或赔偿乙方损失。</w:t>
      </w:r>
    </w:p>
    <w:p w14:paraId="4CDED114">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8、</w:t>
      </w:r>
      <w:r>
        <w:rPr>
          <w:rFonts w:ascii="微软雅黑" w:hAnsi="微软雅黑" w:eastAsia="微软雅黑" w:cs="仿宋"/>
          <w:szCs w:val="21"/>
        </w:rPr>
        <w:t>甲乙双方应就定制装修事宜进行充分沟通</w:t>
      </w:r>
      <w:r>
        <w:rPr>
          <w:rFonts w:hint="eastAsia" w:ascii="微软雅黑" w:hAnsi="微软雅黑" w:eastAsia="微软雅黑" w:cs="仿宋"/>
          <w:szCs w:val="21"/>
        </w:rPr>
        <w:t>，验收后如需要调整，经双方协商，</w:t>
      </w:r>
      <w:r>
        <w:rPr>
          <w:rFonts w:ascii="微软雅黑" w:hAnsi="微软雅黑" w:eastAsia="微软雅黑" w:cs="仿宋"/>
          <w:szCs w:val="21"/>
        </w:rPr>
        <w:t>将由甲方按照</w:t>
      </w:r>
      <w:r>
        <w:rPr>
          <w:rFonts w:hint="eastAsia" w:ascii="微软雅黑" w:hAnsi="微软雅黑" w:eastAsia="微软雅黑" w:cs="仿宋"/>
          <w:szCs w:val="21"/>
        </w:rPr>
        <w:t>乙方</w:t>
      </w:r>
      <w:r>
        <w:rPr>
          <w:rFonts w:ascii="微软雅黑" w:hAnsi="微软雅黑" w:eastAsia="微软雅黑" w:cs="仿宋"/>
          <w:szCs w:val="21"/>
        </w:rPr>
        <w:t>的装修需求对该房屋进行装修</w:t>
      </w:r>
      <w:r>
        <w:rPr>
          <w:rFonts w:hint="eastAsia" w:ascii="微软雅黑" w:hAnsi="微软雅黑" w:eastAsia="微软雅黑" w:cs="仿宋"/>
          <w:szCs w:val="21"/>
        </w:rPr>
        <w:t>调整</w:t>
      </w:r>
      <w:r>
        <w:rPr>
          <w:rFonts w:ascii="微软雅黑" w:hAnsi="微软雅黑" w:eastAsia="微软雅黑" w:cs="仿宋"/>
          <w:szCs w:val="21"/>
        </w:rPr>
        <w:t>，所需费用由</w:t>
      </w:r>
      <w:r>
        <w:rPr>
          <w:rFonts w:hint="eastAsia" w:ascii="微软雅黑" w:hAnsi="微软雅黑" w:eastAsia="微软雅黑" w:cs="仿宋"/>
          <w:szCs w:val="21"/>
        </w:rPr>
        <w:t>乙</w:t>
      </w:r>
      <w:r>
        <w:rPr>
          <w:rFonts w:ascii="微软雅黑" w:hAnsi="微软雅黑" w:eastAsia="微软雅黑" w:cs="仿宋"/>
          <w:szCs w:val="21"/>
        </w:rPr>
        <w:t>方承担。</w:t>
      </w:r>
    </w:p>
    <w:p w14:paraId="5E6CCD50">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9、乙方应于验收完毕之日起【</w:t>
      </w:r>
      <w:r>
        <w:rPr>
          <w:rFonts w:ascii="微软雅黑" w:hAnsi="微软雅黑" w:eastAsia="微软雅黑" w:cs="仿宋"/>
          <w:szCs w:val="21"/>
        </w:rPr>
        <w:t>3</w:t>
      </w:r>
      <w:r>
        <w:rPr>
          <w:rFonts w:hint="eastAsia" w:ascii="微软雅黑" w:hAnsi="微软雅黑" w:eastAsia="微软雅黑" w:cs="仿宋"/>
          <w:szCs w:val="21"/>
        </w:rPr>
        <w:t>】日内接收租赁物，逾期接收则视为甲方已履行交付义务，乙方应按照合同约定时间支付租金。</w:t>
      </w:r>
    </w:p>
    <w:p w14:paraId="269ED6B1">
      <w:pPr>
        <w:spacing w:line="360" w:lineRule="auto"/>
        <w:rPr>
          <w:rFonts w:ascii="微软雅黑" w:hAnsi="微软雅黑" w:eastAsia="微软雅黑" w:cs="仿宋"/>
          <w:b/>
          <w:bCs/>
          <w:szCs w:val="21"/>
        </w:rPr>
      </w:pPr>
      <w:r>
        <w:rPr>
          <w:rFonts w:ascii="微软雅黑" w:hAnsi="微软雅黑" w:eastAsia="微软雅黑" w:cs="仿宋"/>
          <w:b/>
          <w:bCs/>
          <w:szCs w:val="21"/>
        </w:rPr>
        <w:t>六</w:t>
      </w:r>
      <w:r>
        <w:rPr>
          <w:rFonts w:hint="eastAsia" w:ascii="微软雅黑" w:hAnsi="微软雅黑" w:eastAsia="微软雅黑" w:cs="仿宋"/>
          <w:b/>
          <w:bCs/>
          <w:szCs w:val="21"/>
        </w:rPr>
        <w:t>、</w:t>
      </w:r>
      <w:r>
        <w:rPr>
          <w:rFonts w:ascii="微软雅黑" w:hAnsi="微软雅黑" w:eastAsia="微软雅黑" w:cs="仿宋"/>
          <w:b/>
          <w:bCs/>
          <w:szCs w:val="21"/>
        </w:rPr>
        <w:t>开业标准</w:t>
      </w:r>
    </w:p>
    <w:p w14:paraId="147E9EFB">
      <w:pPr>
        <w:spacing w:line="360" w:lineRule="auto"/>
        <w:ind w:firstLine="420" w:firstLineChars="200"/>
        <w:rPr>
          <w:rFonts w:ascii="微软雅黑" w:hAnsi="微软雅黑" w:eastAsia="微软雅黑" w:cs="仿宋"/>
          <w:szCs w:val="21"/>
        </w:rPr>
      </w:pPr>
      <w:r>
        <w:rPr>
          <w:rFonts w:ascii="微软雅黑" w:hAnsi="微软雅黑" w:eastAsia="微软雅黑" w:cs="仿宋"/>
          <w:szCs w:val="21"/>
        </w:rPr>
        <w:t>1</w:t>
      </w:r>
      <w:r>
        <w:rPr>
          <w:rFonts w:hint="eastAsia" w:ascii="微软雅黑" w:hAnsi="微软雅黑" w:eastAsia="微软雅黑" w:cs="仿宋"/>
          <w:szCs w:val="21"/>
        </w:rPr>
        <w:t>、双方按照第五条的约定，甲方将租赁物交付给乙方后，乙方应当在签署《房屋交接单》后的【</w:t>
      </w:r>
      <w:r>
        <w:rPr>
          <w:rFonts w:ascii="微软雅黑" w:hAnsi="微软雅黑" w:eastAsia="微软雅黑" w:cs="仿宋"/>
          <w:szCs w:val="21"/>
        </w:rPr>
        <w:t>3</w:t>
      </w:r>
      <w:r>
        <w:rPr>
          <w:rFonts w:hint="eastAsia" w:ascii="微软雅黑" w:hAnsi="微软雅黑" w:eastAsia="微软雅黑" w:cs="仿宋"/>
          <w:szCs w:val="21"/>
        </w:rPr>
        <w:t>】日内，按照“香天下”品牌标准做好营业准备并报甲方认可。乙方应报范围包括不限于所有筹开物资、运营团队人员、运营方案等。若乙方未达到“香天下”营业标准的，乙方应在【</w:t>
      </w:r>
      <w:r>
        <w:rPr>
          <w:rFonts w:ascii="微软雅黑" w:hAnsi="微软雅黑" w:eastAsia="微软雅黑" w:cs="仿宋"/>
          <w:szCs w:val="21"/>
        </w:rPr>
        <w:t>5</w:t>
      </w:r>
      <w:r>
        <w:rPr>
          <w:rFonts w:hint="eastAsia" w:ascii="微软雅黑" w:hAnsi="微软雅黑" w:eastAsia="微软雅黑" w:cs="仿宋"/>
          <w:szCs w:val="21"/>
        </w:rPr>
        <w:t>】日内调整至“香天下”品牌标准。</w:t>
      </w:r>
    </w:p>
    <w:p w14:paraId="410ABA1B">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2、乙方试营业前，餐饮经营所必须的各种证照和手续乙方应办理齐全，甲方应当配合乙方办理前述证照和手续</w:t>
      </w:r>
      <w:r>
        <w:rPr>
          <w:rFonts w:ascii="微软雅黑" w:hAnsi="微软雅黑" w:eastAsia="微软雅黑" w:cs="仿宋"/>
          <w:szCs w:val="21"/>
        </w:rPr>
        <w:t>且</w:t>
      </w:r>
      <w:r>
        <w:rPr>
          <w:rFonts w:hint="eastAsia" w:ascii="微软雅黑" w:hAnsi="微软雅黑" w:eastAsia="微软雅黑" w:cs="仿宋"/>
          <w:szCs w:val="21"/>
        </w:rPr>
        <w:t>负责所提供的场地达到符合办执照和卫生许可证的要求，</w:t>
      </w:r>
      <w:r>
        <w:rPr>
          <w:rFonts w:ascii="微软雅黑" w:hAnsi="微软雅黑" w:eastAsia="微软雅黑" w:cs="仿宋"/>
          <w:szCs w:val="21"/>
        </w:rPr>
        <w:t>乙方须配合做好相关验收准备工作</w:t>
      </w:r>
      <w:r>
        <w:rPr>
          <w:rFonts w:hint="eastAsia" w:ascii="微软雅黑" w:hAnsi="微软雅黑" w:eastAsia="微软雅黑" w:cs="仿宋"/>
          <w:szCs w:val="21"/>
        </w:rPr>
        <w:t>。</w:t>
      </w:r>
    </w:p>
    <w:p w14:paraId="0E5467E1">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3、若乙方未在第六条第1款约定完成调整的，甲方有权自调整期限到期之日起计收租赁费用。</w:t>
      </w:r>
    </w:p>
    <w:p w14:paraId="277291EE">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七、开业日</w:t>
      </w:r>
    </w:p>
    <w:p w14:paraId="5790E978">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1、开业日是指租赁物满足约定的开业条件，按照本合同规定作为香天下集团旗下餐饮品牌举行正式开业仪式并首次公开接待一般付费顾客之日。乙方应在约定的开业日期前保证租赁物满足开业条件。</w:t>
      </w:r>
    </w:p>
    <w:p w14:paraId="5CA8E0A9">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八、租赁期</w:t>
      </w:r>
    </w:p>
    <w:p w14:paraId="56E63002">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1、租赁期为</w:t>
      </w:r>
      <w:r>
        <w:rPr>
          <w:rFonts w:hint="eastAsia" w:ascii="微软雅黑" w:hAnsi="微软雅黑" w:eastAsia="微软雅黑" w:cs="仿宋"/>
          <w:b/>
          <w:bCs/>
          <w:szCs w:val="21"/>
        </w:rPr>
        <w:t>【</w:t>
      </w:r>
      <w:r>
        <w:rPr>
          <w:rFonts w:hint="eastAsia" w:ascii="微软雅黑" w:hAnsi="微软雅黑" w:eastAsia="微软雅黑" w:cs="仿宋"/>
          <w:b/>
          <w:bCs/>
          <w:szCs w:val="21"/>
          <w:u w:val="single"/>
        </w:rPr>
        <w:t>十</w:t>
      </w:r>
      <w:r>
        <w:rPr>
          <w:rFonts w:hint="eastAsia" w:ascii="微软雅黑" w:hAnsi="微软雅黑" w:eastAsia="微软雅黑" w:cs="仿宋"/>
          <w:b/>
          <w:bCs/>
          <w:szCs w:val="21"/>
        </w:rPr>
        <w:t>】</w:t>
      </w:r>
      <w:r>
        <w:rPr>
          <w:rFonts w:hint="eastAsia" w:ascii="微软雅黑" w:hAnsi="微软雅黑" w:eastAsia="微软雅黑" w:cs="仿宋"/>
          <w:szCs w:val="21"/>
        </w:rPr>
        <w:t>年，自乙方签署《房屋交接单》之日起计算。</w:t>
      </w:r>
    </w:p>
    <w:p w14:paraId="1848505F">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2、若因定制装修或甲方原因导致租赁物交付晚</w:t>
      </w:r>
      <w:r>
        <w:rPr>
          <w:rFonts w:hint="eastAsia" w:ascii="微软雅黑" w:hAnsi="微软雅黑" w:eastAsia="微软雅黑"/>
          <w:szCs w:val="21"/>
        </w:rPr>
        <w:t>于起租日的，则起租日及到期日相应顺延。</w:t>
      </w:r>
    </w:p>
    <w:p w14:paraId="0B6BCF44">
      <w:pPr>
        <w:spacing w:line="360" w:lineRule="auto"/>
        <w:ind w:firstLine="420" w:firstLineChars="200"/>
        <w:rPr>
          <w:rFonts w:hint="eastAsia" w:ascii="微软雅黑" w:hAnsi="微软雅黑" w:eastAsia="微软雅黑" w:cs="仿宋"/>
          <w:bCs/>
          <w:szCs w:val="21"/>
        </w:rPr>
      </w:pPr>
      <w:r>
        <w:rPr>
          <w:rFonts w:hint="eastAsia" w:ascii="微软雅黑" w:hAnsi="微软雅黑" w:eastAsia="微软雅黑" w:cs="仿宋"/>
          <w:bCs/>
          <w:szCs w:val="21"/>
        </w:rPr>
        <w:t>3、</w:t>
      </w:r>
      <w:bookmarkStart w:id="5" w:name="_Hlk184306104"/>
      <w:r>
        <w:rPr>
          <w:rFonts w:hint="eastAsia" w:ascii="微软雅黑" w:hAnsi="微软雅黑" w:eastAsia="微软雅黑" w:cs="仿宋"/>
          <w:bCs/>
          <w:szCs w:val="21"/>
        </w:rPr>
        <w:t>本协议签署后【30】个工作日内，乙方应完成增资，将运营公司注册资本增加至【</w:t>
      </w:r>
      <w:r>
        <w:rPr>
          <w:rFonts w:ascii="微软雅黑" w:hAnsi="微软雅黑" w:eastAsia="微软雅黑" w:cs="仿宋"/>
          <w:bCs/>
          <w:szCs w:val="21"/>
        </w:rPr>
        <w:t>100</w:t>
      </w:r>
      <w:r>
        <w:rPr>
          <w:rFonts w:hint="eastAsia" w:ascii="微软雅黑" w:hAnsi="微软雅黑" w:eastAsia="微软雅黑" w:cs="仿宋"/>
          <w:bCs/>
          <w:szCs w:val="21"/>
        </w:rPr>
        <w:t>】万元，且应在【60】个工作日内完成注册资本实缴。</w:t>
      </w:r>
    </w:p>
    <w:p w14:paraId="140D30D2">
      <w:pPr>
        <w:spacing w:line="360" w:lineRule="auto"/>
        <w:ind w:firstLine="420" w:firstLineChars="200"/>
        <w:rPr>
          <w:rFonts w:ascii="微软雅黑" w:hAnsi="微软雅黑" w:eastAsia="微软雅黑" w:cs="仿宋"/>
          <w:b/>
          <w:bCs/>
          <w:szCs w:val="21"/>
          <w:highlight w:val="yellow"/>
        </w:rPr>
      </w:pPr>
      <w:r>
        <w:rPr>
          <w:rFonts w:hint="eastAsia" w:ascii="微软雅黑" w:hAnsi="微软雅黑" w:eastAsia="微软雅黑" w:cs="仿宋"/>
          <w:bCs/>
          <w:szCs w:val="21"/>
        </w:rPr>
        <w:t>4、若乙方将本合同权利义务整体转让给第三方的，第三方公司的实缴注册资本应大于【</w:t>
      </w:r>
      <w:r>
        <w:rPr>
          <w:rFonts w:ascii="微软雅黑" w:hAnsi="微软雅黑" w:eastAsia="微软雅黑" w:cs="仿宋"/>
          <w:bCs/>
          <w:szCs w:val="21"/>
        </w:rPr>
        <w:t>100</w:t>
      </w:r>
      <w:r>
        <w:rPr>
          <w:rFonts w:hint="eastAsia" w:ascii="微软雅黑" w:hAnsi="微软雅黑" w:eastAsia="微软雅黑" w:cs="仿宋"/>
          <w:bCs/>
          <w:szCs w:val="21"/>
        </w:rPr>
        <w:t>】万元，同时，第三方公司应为乙方的关联公司或乙方授权的第三方，甲方、乙方及第三方应就权利义务转让签署三方协议</w:t>
      </w:r>
      <w:r>
        <w:rPr>
          <w:rFonts w:hint="eastAsia" w:ascii="微软雅黑" w:hAnsi="微软雅黑" w:eastAsia="微软雅黑" w:cs="仿宋"/>
          <w:b/>
          <w:bCs/>
          <w:szCs w:val="21"/>
        </w:rPr>
        <w:t>。</w:t>
      </w:r>
    </w:p>
    <w:bookmarkEnd w:id="5"/>
    <w:p w14:paraId="6515F638">
      <w:pPr>
        <w:spacing w:line="360" w:lineRule="auto"/>
        <w:ind w:right="-88" w:rightChars="-42"/>
        <w:rPr>
          <w:rFonts w:hint="eastAsia" w:ascii="微软雅黑" w:hAnsi="微软雅黑" w:eastAsia="微软雅黑" w:cs="仿宋"/>
          <w:szCs w:val="21"/>
        </w:rPr>
      </w:pPr>
      <w:r>
        <w:rPr>
          <w:rFonts w:hint="eastAsia" w:ascii="微软雅黑" w:hAnsi="微软雅黑" w:eastAsia="微软雅黑" w:cs="仿宋"/>
          <w:b/>
          <w:bCs/>
          <w:szCs w:val="21"/>
        </w:rPr>
        <w:t>九</w:t>
      </w:r>
      <w:r>
        <w:rPr>
          <w:rFonts w:ascii="微软雅黑" w:hAnsi="微软雅黑" w:eastAsia="微软雅黑" w:cs="仿宋"/>
          <w:b/>
          <w:bCs/>
          <w:szCs w:val="21"/>
        </w:rPr>
        <w:t>、</w:t>
      </w:r>
      <w:r>
        <w:rPr>
          <w:rFonts w:hint="eastAsia" w:ascii="微软雅黑" w:hAnsi="微软雅黑" w:eastAsia="微软雅黑" w:cs="仿宋"/>
          <w:b/>
          <w:bCs/>
          <w:szCs w:val="21"/>
        </w:rPr>
        <w:t>租赁</w:t>
      </w:r>
      <w:r>
        <w:rPr>
          <w:rFonts w:ascii="微软雅黑" w:hAnsi="微软雅黑" w:eastAsia="微软雅黑" w:cs="仿宋"/>
          <w:b/>
          <w:bCs/>
          <w:szCs w:val="21"/>
        </w:rPr>
        <w:t>费用</w:t>
      </w:r>
      <w:r>
        <w:rPr>
          <w:rFonts w:hint="eastAsia" w:ascii="微软雅黑" w:hAnsi="微软雅黑" w:eastAsia="微软雅黑" w:cs="仿宋"/>
          <w:b/>
          <w:bCs/>
          <w:szCs w:val="21"/>
        </w:rPr>
        <w:t>及支付方式</w:t>
      </w:r>
    </w:p>
    <w:p w14:paraId="18EA08D4">
      <w:pPr>
        <w:spacing w:line="360" w:lineRule="auto"/>
        <w:ind w:firstLine="420" w:firstLineChars="200"/>
        <w:rPr>
          <w:rFonts w:hint="eastAsia" w:ascii="微软雅黑" w:hAnsi="微软雅黑" w:eastAsia="微软雅黑" w:cs="仿宋"/>
          <w:b/>
          <w:bCs/>
          <w:color w:val="FFFF00"/>
          <w:szCs w:val="21"/>
          <w:highlight w:val="yellow"/>
        </w:rPr>
      </w:pPr>
      <w:r>
        <w:rPr>
          <w:rFonts w:hint="eastAsia" w:ascii="微软雅黑" w:hAnsi="微软雅黑" w:eastAsia="微软雅黑" w:cs="仿宋"/>
          <w:szCs w:val="21"/>
        </w:rPr>
        <w:t>1、</w:t>
      </w:r>
      <w:r>
        <w:rPr>
          <w:rFonts w:ascii="微软雅黑" w:hAnsi="微软雅黑" w:eastAsia="微软雅黑" w:cs="仿宋"/>
          <w:szCs w:val="21"/>
        </w:rPr>
        <w:t>租金</w:t>
      </w:r>
      <w:r>
        <w:rPr>
          <w:rFonts w:ascii="微软雅黑" w:hAnsi="微软雅黑" w:eastAsia="微软雅黑" w:cs="仿宋"/>
          <w:bCs/>
          <w:szCs w:val="21"/>
        </w:rPr>
        <w:t>（已包含税费及物业管理服务费；对于车位使用，当单日使用的车位数不超过</w:t>
      </w:r>
      <w:r>
        <w:rPr>
          <w:rFonts w:hint="eastAsia" w:ascii="微软雅黑" w:hAnsi="微软雅黑" w:eastAsia="微软雅黑" w:cs="仿宋"/>
          <w:bCs/>
          <w:szCs w:val="21"/>
        </w:rPr>
        <w:t>3</w:t>
      </w:r>
      <w:r>
        <w:rPr>
          <w:rFonts w:ascii="微软雅黑" w:hAnsi="微软雅黑" w:eastAsia="微软雅黑" w:cs="仿宋"/>
          <w:bCs/>
          <w:szCs w:val="21"/>
        </w:rPr>
        <w:t>0个时免费提供，超出部分的费用由乙方自行承担</w:t>
      </w:r>
      <w:r>
        <w:rPr>
          <w:rFonts w:hint="eastAsia" w:ascii="微软雅黑" w:hAnsi="微软雅黑" w:eastAsia="微软雅黑" w:cs="仿宋"/>
          <w:bCs/>
          <w:szCs w:val="21"/>
        </w:rPr>
        <w:t>，划分的专项车位区域卫生、维修、及安全管理由乙方自行负责）</w:t>
      </w:r>
      <w:r>
        <w:rPr>
          <w:rFonts w:hint="eastAsia" w:ascii="微软雅黑" w:hAnsi="微软雅黑" w:eastAsia="微软雅黑" w:cs="仿宋"/>
          <w:szCs w:val="21"/>
        </w:rPr>
        <w:t>：采用总体经营收入分成及保底租金两者取最高值的方式支付租金，具体内容如下：</w:t>
      </w:r>
    </w:p>
    <w:p w14:paraId="1D28A15A">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（1）自租赁物正式计租日起的第一个完整经营年度（1</w:t>
      </w:r>
      <w:r>
        <w:rPr>
          <w:rFonts w:ascii="微软雅黑" w:hAnsi="微软雅黑" w:eastAsia="微软雅黑" w:cs="仿宋"/>
          <w:szCs w:val="21"/>
        </w:rPr>
        <w:t>2个月</w:t>
      </w:r>
      <w:r>
        <w:rPr>
          <w:rFonts w:hint="eastAsia" w:ascii="微软雅黑" w:hAnsi="微软雅黑" w:eastAsia="微软雅黑" w:cs="仿宋"/>
          <w:szCs w:val="21"/>
        </w:rPr>
        <w:t>），乙方按照年度总体经营收入的【</w:t>
      </w:r>
      <w:r>
        <w:rPr>
          <w:rFonts w:ascii="微软雅黑" w:hAnsi="微软雅黑" w:eastAsia="微软雅黑" w:cs="仿宋"/>
          <w:szCs w:val="21"/>
        </w:rPr>
        <w:t>9.5</w:t>
      </w:r>
      <w:r>
        <w:rPr>
          <w:rFonts w:hint="eastAsia" w:ascii="微软雅黑" w:hAnsi="微软雅黑" w:eastAsia="微软雅黑" w:cs="仿宋"/>
          <w:szCs w:val="21"/>
        </w:rPr>
        <w:t>】%支付租赁费用；</w:t>
      </w:r>
    </w:p>
    <w:p w14:paraId="245E8C23">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（2）自租赁物正式计租日起的第二至第十个完整年度，乙方按照年度总体经营收入的【</w:t>
      </w:r>
      <w:r>
        <w:rPr>
          <w:rFonts w:ascii="微软雅黑" w:hAnsi="微软雅黑" w:eastAsia="微软雅黑" w:cs="仿宋"/>
          <w:szCs w:val="21"/>
        </w:rPr>
        <w:t>11.5</w:t>
      </w:r>
      <w:r>
        <w:rPr>
          <w:rFonts w:hint="eastAsia" w:ascii="微软雅黑" w:hAnsi="微软雅黑" w:eastAsia="微软雅黑" w:cs="仿宋"/>
          <w:szCs w:val="21"/>
        </w:rPr>
        <w:t>】%支付租赁费用；</w:t>
      </w:r>
    </w:p>
    <w:p w14:paraId="1AE154F4">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w:t>
      </w:r>
      <w:r>
        <w:rPr>
          <w:rFonts w:ascii="微软雅黑" w:hAnsi="微软雅黑" w:eastAsia="微软雅黑" w:cs="仿宋"/>
          <w:szCs w:val="21"/>
        </w:rPr>
        <w:t>3</w:t>
      </w:r>
      <w:r>
        <w:rPr>
          <w:rFonts w:hint="eastAsia" w:ascii="微软雅黑" w:hAnsi="微软雅黑" w:eastAsia="微软雅黑" w:cs="仿宋"/>
          <w:szCs w:val="21"/>
        </w:rPr>
        <w:t>）第1-3年每个经营年度保底租赁费用【</w:t>
      </w:r>
      <w:r>
        <w:rPr>
          <w:rFonts w:ascii="微软雅黑" w:hAnsi="微软雅黑" w:eastAsia="微软雅黑" w:cs="仿宋"/>
          <w:szCs w:val="21"/>
        </w:rPr>
        <w:t>4</w:t>
      </w:r>
      <w:r>
        <w:rPr>
          <w:rFonts w:hint="eastAsia" w:ascii="微软雅黑" w:hAnsi="微软雅黑" w:eastAsia="微软雅黑" w:cs="仿宋"/>
          <w:szCs w:val="21"/>
        </w:rPr>
        <w:t>0】万元，即，若按照上述比例计算的年度租赁费用总额低于【</w:t>
      </w:r>
      <w:r>
        <w:rPr>
          <w:rFonts w:ascii="微软雅黑" w:hAnsi="微软雅黑" w:eastAsia="微软雅黑" w:cs="仿宋"/>
          <w:szCs w:val="21"/>
        </w:rPr>
        <w:t>4</w:t>
      </w:r>
      <w:r>
        <w:rPr>
          <w:rFonts w:hint="eastAsia" w:ascii="微软雅黑" w:hAnsi="微软雅黑" w:eastAsia="微软雅黑" w:cs="仿宋"/>
          <w:szCs w:val="21"/>
        </w:rPr>
        <w:t>0】万元，则乙方应当向甲方支付的年度租赁费用为【</w:t>
      </w:r>
      <w:r>
        <w:rPr>
          <w:rFonts w:ascii="微软雅黑" w:hAnsi="微软雅黑" w:eastAsia="微软雅黑" w:cs="仿宋"/>
          <w:szCs w:val="21"/>
        </w:rPr>
        <w:t>4</w:t>
      </w:r>
      <w:r>
        <w:rPr>
          <w:rFonts w:hint="eastAsia" w:ascii="微软雅黑" w:hAnsi="微软雅黑" w:eastAsia="微软雅黑" w:cs="仿宋"/>
          <w:szCs w:val="21"/>
        </w:rPr>
        <w:t>0】万元；</w:t>
      </w:r>
    </w:p>
    <w:p w14:paraId="28C31DAA">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（4）第4-10年每个经营年度保底租赁费用【</w:t>
      </w:r>
      <w:r>
        <w:rPr>
          <w:rFonts w:ascii="微软雅黑" w:hAnsi="微软雅黑" w:eastAsia="微软雅黑" w:cs="仿宋"/>
          <w:szCs w:val="21"/>
        </w:rPr>
        <w:t>50</w:t>
      </w:r>
      <w:r>
        <w:rPr>
          <w:rFonts w:hint="eastAsia" w:ascii="微软雅黑" w:hAnsi="微软雅黑" w:eastAsia="微软雅黑" w:cs="仿宋"/>
          <w:szCs w:val="21"/>
        </w:rPr>
        <w:t>】万元，即，若按照上述比例计算的年度租赁费用总额低于【</w:t>
      </w:r>
      <w:r>
        <w:rPr>
          <w:rFonts w:ascii="微软雅黑" w:hAnsi="微软雅黑" w:eastAsia="微软雅黑" w:cs="仿宋"/>
          <w:szCs w:val="21"/>
        </w:rPr>
        <w:t>50</w:t>
      </w:r>
      <w:r>
        <w:rPr>
          <w:rFonts w:hint="eastAsia" w:ascii="微软雅黑" w:hAnsi="微软雅黑" w:eastAsia="微软雅黑" w:cs="仿宋"/>
          <w:szCs w:val="21"/>
        </w:rPr>
        <w:t>】万元，则乙方应当向甲方支付的年度租赁费用为【</w:t>
      </w:r>
      <w:r>
        <w:rPr>
          <w:rFonts w:ascii="微软雅黑" w:hAnsi="微软雅黑" w:eastAsia="微软雅黑" w:cs="仿宋"/>
          <w:szCs w:val="21"/>
        </w:rPr>
        <w:t>50</w:t>
      </w:r>
      <w:r>
        <w:rPr>
          <w:rFonts w:hint="eastAsia" w:ascii="微软雅黑" w:hAnsi="微软雅黑" w:eastAsia="微软雅黑" w:cs="仿宋"/>
          <w:szCs w:val="21"/>
        </w:rPr>
        <w:t>】万元；</w:t>
      </w:r>
    </w:p>
    <w:p w14:paraId="55F6033F">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w:t>
      </w:r>
      <w:r>
        <w:rPr>
          <w:rFonts w:ascii="微软雅黑" w:hAnsi="微软雅黑" w:eastAsia="微软雅黑" w:cs="仿宋"/>
          <w:szCs w:val="21"/>
        </w:rPr>
        <w:t>5</w:t>
      </w:r>
      <w:r>
        <w:rPr>
          <w:rFonts w:hint="eastAsia" w:ascii="微软雅黑" w:hAnsi="微软雅黑" w:eastAsia="微软雅黑" w:cs="仿宋"/>
          <w:szCs w:val="21"/>
        </w:rPr>
        <w:t>）租赁费用支付：租赁费用按月支付，每月10日前由乙方将上月财务报表及租金计算表发送给甲方，收到报表后三个工作日内双方需完成数据确认，确认无误后三个工作日内由乙方支付给甲方。完整经营年度结束后分成租金如低于保底租金则由</w:t>
      </w:r>
      <w:r>
        <w:rPr>
          <w:rFonts w:ascii="微软雅黑" w:hAnsi="微软雅黑" w:eastAsia="微软雅黑" w:cs="仿宋"/>
          <w:szCs w:val="21"/>
        </w:rPr>
        <w:t>乙方</w:t>
      </w:r>
      <w:r>
        <w:rPr>
          <w:rFonts w:hint="eastAsia" w:ascii="微软雅黑" w:hAnsi="微软雅黑" w:eastAsia="微软雅黑" w:cs="仿宋"/>
          <w:szCs w:val="21"/>
        </w:rPr>
        <w:t>补足；但若乙方在该经营年度内遭遇不可抗力或市场重大不利变化，双方应协商调整保底租金金额。如遇特殊情况，双方可协商延长支付周期或设置缓冲期以缓解资金压力。此外，若乙方在经营收入不稳定的情况下，可向甲方申请调整租金支付方式，经双方协商一致后执行。</w:t>
      </w:r>
    </w:p>
    <w:p w14:paraId="6A9ECC9A">
      <w:pPr>
        <w:spacing w:line="360" w:lineRule="auto"/>
        <w:ind w:firstLine="420" w:firstLineChars="200"/>
        <w:rPr>
          <w:rFonts w:hint="eastAsia" w:ascii="微软雅黑" w:hAnsi="微软雅黑" w:eastAsia="微软雅黑" w:cs="仿宋"/>
          <w:szCs w:val="21"/>
          <w:lang w:eastAsia="zh"/>
        </w:rPr>
      </w:pPr>
      <w:r>
        <w:rPr>
          <w:rFonts w:hint="eastAsia" w:ascii="微软雅黑" w:hAnsi="微软雅黑" w:eastAsia="微软雅黑" w:cs="仿宋"/>
          <w:szCs w:val="21"/>
        </w:rPr>
        <w:t>（6）</w:t>
      </w:r>
      <w:del w:id="18" w:author="漫。" w:date="2025-06-06T14:59:00Z">
        <w:r>
          <w:rPr>
            <w:rFonts w:hint="eastAsia" w:ascii="微软雅黑" w:hAnsi="微软雅黑" w:eastAsia="微软雅黑" w:cs="仿宋"/>
            <w:szCs w:val="21"/>
          </w:rPr>
          <w:delText>（6）</w:delText>
        </w:r>
      </w:del>
      <w:r>
        <w:rPr>
          <w:rFonts w:hint="eastAsia" w:ascii="微软雅黑" w:hAnsi="微软雅黑" w:eastAsia="微软雅黑" w:cs="仿宋"/>
          <w:szCs w:val="21"/>
        </w:rPr>
        <w:t>乙方的总体经营流水均须支付至甲方指定账户由甲方代收，双方按</w:t>
      </w:r>
      <w:r>
        <w:rPr>
          <w:rFonts w:hint="eastAsia" w:ascii="微软雅黑" w:hAnsi="微软雅黑" w:eastAsia="微软雅黑" w:cs="仿宋"/>
          <w:szCs w:val="21"/>
          <w:lang w:val="en-US" w:eastAsia="zh-CN"/>
        </w:rPr>
        <w:t>1</w:t>
      </w:r>
      <w:r>
        <w:rPr>
          <w:rFonts w:hint="eastAsia" w:ascii="微软雅黑" w:hAnsi="微软雅黑" w:eastAsia="微软雅黑" w:cs="仿宋"/>
          <w:szCs w:val="21"/>
        </w:rPr>
        <w:t>个工作日为一次结算周期退还乙方全部代收款项，甲方应在周期结束后</w:t>
      </w:r>
      <w:r>
        <w:rPr>
          <w:rFonts w:hint="eastAsia" w:ascii="微软雅黑" w:hAnsi="微软雅黑" w:eastAsia="微软雅黑" w:cs="仿宋"/>
          <w:szCs w:val="21"/>
          <w:lang w:val="en-US" w:eastAsia="zh-CN"/>
        </w:rPr>
        <w:t>1</w:t>
      </w:r>
      <w:r>
        <w:rPr>
          <w:rFonts w:hint="eastAsia" w:ascii="微软雅黑" w:hAnsi="微软雅黑" w:eastAsia="微软雅黑" w:cs="仿宋"/>
          <w:szCs w:val="21"/>
        </w:rPr>
        <w:t>日内将该结算周期的结算表（需银行流水等作为附件）交由乙方进行核对确认，双方核对无误后，甲方立即将全部代收款项支付至乙方账户</w:t>
      </w:r>
      <w:r>
        <w:rPr>
          <w:rFonts w:hint="eastAsia" w:ascii="微软雅黑" w:hAnsi="微软雅黑" w:eastAsia="微软雅黑" w:cs="仿宋"/>
          <w:szCs w:val="21"/>
          <w:lang w:eastAsia="zh"/>
        </w:rPr>
        <w:t>，甲方逾期支付代收款项的，甲方逾期支付代收款项的，按以下标准承担违约责任：</w:t>
      </w:r>
    </w:p>
    <w:p w14:paraId="519D6CF9">
      <w:pPr>
        <w:spacing w:line="360" w:lineRule="auto"/>
        <w:ind w:firstLine="420" w:firstLineChars="200"/>
        <w:rPr>
          <w:rFonts w:hint="eastAsia" w:ascii="微软雅黑" w:hAnsi="微软雅黑" w:eastAsia="微软雅黑" w:cs="仿宋"/>
          <w:szCs w:val="21"/>
          <w:lang w:eastAsia="zh"/>
        </w:rPr>
      </w:pPr>
      <w:r>
        <w:rPr>
          <w:rFonts w:ascii="微软雅黑" w:hAnsi="微软雅黑" w:eastAsia="微软雅黑" w:cs="仿宋"/>
          <w:szCs w:val="21"/>
          <w:lang w:eastAsia="zh"/>
        </w:rPr>
        <w:t>a</w:t>
      </w:r>
      <w:r>
        <w:rPr>
          <w:rFonts w:hint="eastAsia" w:ascii="微软雅黑" w:hAnsi="微软雅黑" w:eastAsia="微软雅黑" w:cs="仿宋"/>
          <w:szCs w:val="21"/>
          <w:lang w:eastAsia="zh"/>
        </w:rPr>
        <w:t>）逾期15日内：按日 万分之1.</w:t>
      </w:r>
      <w:r>
        <w:rPr>
          <w:rFonts w:hint="eastAsia" w:ascii="微软雅黑" w:hAnsi="微软雅黑" w:eastAsia="微软雅黑" w:cs="仿宋"/>
          <w:szCs w:val="21"/>
          <w:lang w:val="en-US" w:eastAsia="zh-CN"/>
        </w:rPr>
        <w:t>5</w:t>
      </w:r>
      <w:r>
        <w:rPr>
          <w:rFonts w:hint="eastAsia" w:ascii="微软雅黑" w:hAnsi="微软雅黑" w:eastAsia="微软雅黑" w:cs="仿宋"/>
          <w:szCs w:val="21"/>
          <w:lang w:eastAsia="zh"/>
        </w:rPr>
        <w:t>（0.01</w:t>
      </w:r>
      <w:r>
        <w:rPr>
          <w:rFonts w:hint="eastAsia" w:ascii="微软雅黑" w:hAnsi="微软雅黑" w:eastAsia="微软雅黑" w:cs="仿宋"/>
          <w:szCs w:val="21"/>
          <w:lang w:val="en-US" w:eastAsia="zh-CN"/>
        </w:rPr>
        <w:t>5</w:t>
      </w:r>
      <w:r>
        <w:rPr>
          <w:rFonts w:hint="eastAsia" w:ascii="微软雅黑" w:hAnsi="微软雅黑" w:eastAsia="微软雅黑" w:cs="仿宋"/>
          <w:szCs w:val="21"/>
          <w:lang w:eastAsia="zh"/>
        </w:rPr>
        <w:t>%） 计收违约金；</w:t>
      </w:r>
    </w:p>
    <w:p w14:paraId="0FBDE93D">
      <w:pPr>
        <w:spacing w:line="360" w:lineRule="auto"/>
        <w:ind w:firstLine="420" w:firstLineChars="200"/>
        <w:rPr>
          <w:rFonts w:ascii="微软雅黑" w:hAnsi="微软雅黑" w:eastAsia="微软雅黑" w:cs="仿宋"/>
          <w:szCs w:val="21"/>
        </w:rPr>
      </w:pPr>
      <w:r>
        <w:rPr>
          <w:rFonts w:ascii="微软雅黑" w:hAnsi="微软雅黑" w:eastAsia="微软雅黑" w:cs="仿宋"/>
          <w:szCs w:val="21"/>
          <w:lang w:eastAsia="zh"/>
        </w:rPr>
        <w:t>b</w:t>
      </w:r>
      <w:r>
        <w:rPr>
          <w:rFonts w:hint="eastAsia" w:ascii="微软雅黑" w:hAnsi="微软雅黑" w:eastAsia="微软雅黑" w:cs="仿宋"/>
          <w:szCs w:val="21"/>
          <w:lang w:eastAsia="zh"/>
        </w:rPr>
        <w:t>）逾期超过15日：按日 万分之</w:t>
      </w:r>
      <w:r>
        <w:rPr>
          <w:rFonts w:hint="eastAsia" w:ascii="微软雅黑" w:hAnsi="微软雅黑" w:eastAsia="微软雅黑" w:cs="仿宋"/>
          <w:szCs w:val="21"/>
          <w:lang w:val="en-US" w:eastAsia="zh-CN"/>
        </w:rPr>
        <w:t>4</w:t>
      </w:r>
      <w:r>
        <w:rPr>
          <w:rFonts w:hint="eastAsia" w:ascii="微软雅黑" w:hAnsi="微软雅黑" w:eastAsia="微软雅黑" w:cs="仿宋"/>
          <w:szCs w:val="21"/>
          <w:lang w:eastAsia="zh"/>
        </w:rPr>
        <w:t>（0.0</w:t>
      </w:r>
      <w:r>
        <w:rPr>
          <w:rFonts w:hint="eastAsia" w:ascii="微软雅黑" w:hAnsi="微软雅黑" w:eastAsia="微软雅黑" w:cs="仿宋"/>
          <w:szCs w:val="21"/>
          <w:lang w:val="en-US" w:eastAsia="zh-CN"/>
        </w:rPr>
        <w:t>4</w:t>
      </w:r>
      <w:r>
        <w:rPr>
          <w:rFonts w:hint="eastAsia" w:ascii="微软雅黑" w:hAnsi="微软雅黑" w:eastAsia="微软雅黑" w:cs="仿宋"/>
          <w:szCs w:val="21"/>
          <w:lang w:eastAsia="zh"/>
        </w:rPr>
        <w:t>%） 计收违约金，且乙方有权暂停支付租金直至甲方付清款项。</w:t>
      </w:r>
      <w:r>
        <w:rPr>
          <w:rFonts w:hint="eastAsia" w:ascii="微软雅黑" w:hAnsi="微软雅黑" w:eastAsia="微软雅黑" w:cs="仿宋"/>
          <w:szCs w:val="21"/>
        </w:rPr>
        <w:t>。乙方未按照前述约定将总体经营流水支付至甲方指定账户的，甲方有权向乙方追责。</w:t>
      </w:r>
    </w:p>
    <w:p w14:paraId="6D6A6CD6">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7）乙方自有渠道和通过第三方平台预售、促销所产生的收入确因技术或客观原因无法直接存入甲方账户的，经甲乙双方书面确认后，由乙方或第三方平台代为收取。在乙方收到上述款项后按每月为一个结算周期支付至甲方指定账户由甲方代收，双方按前款约定结算。</w:t>
      </w:r>
    </w:p>
    <w:p w14:paraId="7991A139">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8）参与计算租赁费用的总经营收入是指乙方在合作载体内通过正常经营活动获得的所有收入，包括但不限于销售收入、服务收入等，但不包括政府补贴、税费返还等非经营性收入。营业收入的计算方式为：营业收入 = 销售收入 + 服务收入 - 销售折扣及折让 - 销售退回。</w:t>
      </w:r>
    </w:p>
    <w:p w14:paraId="0A593017">
      <w:pPr>
        <w:spacing w:line="360" w:lineRule="auto"/>
        <w:ind w:firstLine="420" w:firstLineChars="200"/>
        <w:rPr>
          <w:rFonts w:hint="eastAsia" w:eastAsia="微软雅黑"/>
        </w:rPr>
      </w:pPr>
      <w:r>
        <w:rPr>
          <w:rFonts w:hint="eastAsia" w:ascii="微软雅黑" w:hAnsi="微软雅黑" w:eastAsia="微软雅黑" w:cs="Arial"/>
          <w:bCs/>
          <w:szCs w:val="21"/>
        </w:rPr>
        <w:t>乙方未按照前述约定将总体经营收入支付至甲方指定账户的，甲方有权向乙方追责</w:t>
      </w:r>
      <w:r>
        <w:rPr>
          <w:rFonts w:hint="eastAsia" w:ascii="微软雅黑" w:hAnsi="微软雅黑" w:eastAsia="微软雅黑" w:cs="Arial"/>
          <w:szCs w:val="21"/>
        </w:rPr>
        <w:t>；甲方未按前述约定与乙方办理结算或向乙方支付款项，则乙方有权立即停止向甲方指定账户支付经营流水直至甲方与乙方办理完毕结算或支付完毕</w:t>
      </w:r>
      <w:r>
        <w:rPr>
          <w:rFonts w:hint="eastAsia" w:ascii="微软雅黑" w:hAnsi="微软雅黑" w:eastAsia="微软雅黑" w:cs="仿宋"/>
          <w:szCs w:val="21"/>
        </w:rPr>
        <w:t>。</w:t>
      </w:r>
    </w:p>
    <w:p w14:paraId="3C800DA3">
      <w:pPr>
        <w:spacing w:line="360" w:lineRule="auto"/>
        <w:ind w:firstLine="428" w:firstLineChars="200"/>
        <w:rPr>
          <w:rFonts w:ascii="微软雅黑" w:hAnsi="微软雅黑" w:eastAsia="微软雅黑" w:cs="仿宋"/>
          <w:w w:val="102"/>
          <w:szCs w:val="21"/>
        </w:rPr>
      </w:pPr>
      <w:r>
        <w:rPr>
          <w:rFonts w:hint="eastAsia" w:ascii="微软雅黑" w:hAnsi="微软雅黑" w:eastAsia="微软雅黑" w:cs="仿宋"/>
          <w:w w:val="102"/>
          <w:szCs w:val="21"/>
        </w:rPr>
        <w:t>2、其他费用：租赁期间，乙方使用租赁物所产生的电信宽带费、内部（垃圾）清洁费、水电费及其他能耗相关费用均由乙方承担，乙方应及时结清。</w:t>
      </w:r>
    </w:p>
    <w:p w14:paraId="1928CFF8">
      <w:pPr>
        <w:pStyle w:val="10"/>
        <w:adjustRightInd w:val="0"/>
        <w:snapToGrid w:val="0"/>
        <w:spacing w:before="0" w:line="360" w:lineRule="auto"/>
        <w:ind w:firstLine="420" w:firstLineChars="200"/>
        <w:rPr>
          <w:rFonts w:ascii="微软雅黑" w:hAnsi="微软雅黑" w:eastAsia="微软雅黑" w:cs="仿宋"/>
          <w:b/>
          <w:bCs/>
          <w:szCs w:val="21"/>
        </w:rPr>
      </w:pPr>
      <w:r>
        <w:rPr>
          <w:rFonts w:hint="eastAsia" w:ascii="微软雅黑" w:hAnsi="微软雅黑" w:eastAsia="微软雅黑" w:cs="仿宋"/>
          <w:szCs w:val="21"/>
        </w:rPr>
        <w:t>3、如租赁物所在地政府相关部门对于乙方经营的租赁物给予任何政策、补贴和奖励，双方协商一致同意，所有的奖励、补贴均由甲乙方享有各50%，乙方应配合甲方起草申报文件、提供相关申报资料、接待考察人员、参与申报活动及会议等。</w:t>
      </w:r>
      <w:r>
        <w:rPr>
          <w:rFonts w:hint="eastAsia" w:ascii="微软雅黑" w:hAnsi="微软雅黑" w:eastAsia="微软雅黑" w:cs="仿宋"/>
          <w:bCs/>
          <w:szCs w:val="21"/>
        </w:rPr>
        <w:t>若因申报政策、补贴和奖励发生成本，则甲乙双方各自承担5</w:t>
      </w:r>
      <w:r>
        <w:rPr>
          <w:rFonts w:ascii="微软雅黑" w:hAnsi="微软雅黑" w:eastAsia="微软雅黑" w:cs="仿宋"/>
          <w:bCs/>
          <w:szCs w:val="21"/>
        </w:rPr>
        <w:t>0</w:t>
      </w:r>
      <w:r>
        <w:rPr>
          <w:rFonts w:hint="eastAsia" w:ascii="微软雅黑" w:hAnsi="微软雅黑" w:eastAsia="微软雅黑" w:cs="仿宋"/>
          <w:bCs/>
          <w:szCs w:val="21"/>
        </w:rPr>
        <w:t>%。</w:t>
      </w:r>
    </w:p>
    <w:p w14:paraId="11B25C31">
      <w:pPr>
        <w:spacing w:line="360" w:lineRule="auto"/>
        <w:ind w:firstLine="420" w:firstLineChars="200"/>
        <w:rPr>
          <w:rFonts w:hint="eastAsia" w:ascii="微软雅黑" w:hAnsi="微软雅黑" w:eastAsia="微软雅黑" w:cs="仿宋"/>
          <w:szCs w:val="21"/>
        </w:rPr>
      </w:pPr>
      <w:r>
        <w:rPr>
          <w:rFonts w:ascii="微软雅黑" w:hAnsi="微软雅黑" w:eastAsia="微软雅黑" w:cs="Arial"/>
          <w:b/>
          <w:bCs/>
          <w:szCs w:val="21"/>
        </w:rPr>
        <w:t>4</w:t>
      </w:r>
      <w:r>
        <w:rPr>
          <w:rFonts w:hint="eastAsia" w:ascii="微软雅黑" w:hAnsi="微软雅黑" w:eastAsia="微软雅黑" w:cs="仿宋"/>
          <w:szCs w:val="21"/>
        </w:rPr>
        <w:t>、甲方指定收款账号如下：</w:t>
      </w:r>
    </w:p>
    <w:p w14:paraId="4FD5E8A0">
      <w:pPr>
        <w:spacing w:line="360" w:lineRule="auto"/>
        <w:ind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收款方名称：【四川安正城乡共创融合企业管理集团有限公司】</w:t>
      </w:r>
    </w:p>
    <w:p w14:paraId="0CEB5E90">
      <w:pPr>
        <w:spacing w:line="360" w:lineRule="auto"/>
        <w:ind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开户银行：【中信银行成都锦江支行】</w:t>
      </w:r>
    </w:p>
    <w:p w14:paraId="5F74C2AC">
      <w:pPr>
        <w:spacing w:line="360" w:lineRule="auto"/>
        <w:ind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银行账号：【</w:t>
      </w:r>
      <w:r>
        <w:rPr>
          <w:rFonts w:ascii="微软雅黑" w:hAnsi="微软雅黑" w:eastAsia="微软雅黑" w:cs="仿宋"/>
          <w:b/>
          <w:szCs w:val="21"/>
        </w:rPr>
        <w:t>8111001012200980215</w:t>
      </w:r>
      <w:r>
        <w:rPr>
          <w:rFonts w:hint="eastAsia" w:ascii="微软雅黑" w:hAnsi="微软雅黑" w:eastAsia="微软雅黑" w:cs="仿宋"/>
          <w:b/>
          <w:szCs w:val="21"/>
        </w:rPr>
        <w:t>】</w:t>
      </w:r>
    </w:p>
    <w:p w14:paraId="362947D5">
      <w:pPr>
        <w:spacing w:line="360" w:lineRule="auto"/>
        <w:ind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联行号：【</w:t>
      </w:r>
      <w:r>
        <w:rPr>
          <w:rFonts w:ascii="微软雅黑" w:hAnsi="微软雅黑" w:eastAsia="微软雅黑" w:cs="仿宋"/>
          <w:b/>
          <w:szCs w:val="21"/>
        </w:rPr>
        <w:t>302651041136</w:t>
      </w:r>
      <w:r>
        <w:rPr>
          <w:rFonts w:hint="eastAsia" w:ascii="微软雅黑" w:hAnsi="微软雅黑" w:eastAsia="微软雅黑" w:cs="仿宋"/>
          <w:b/>
          <w:szCs w:val="21"/>
        </w:rPr>
        <w:t>】</w:t>
      </w:r>
    </w:p>
    <w:p w14:paraId="14AC974B">
      <w:pPr>
        <w:snapToGrid w:val="0"/>
        <w:spacing w:line="360" w:lineRule="auto"/>
        <w:ind w:right="-88" w:rightChars="-42" w:firstLine="420" w:firstLineChars="200"/>
        <w:rPr>
          <w:rFonts w:ascii="微软雅黑" w:hAnsi="微软雅黑" w:eastAsia="微软雅黑" w:cs="仿宋"/>
          <w:szCs w:val="21"/>
        </w:rPr>
      </w:pPr>
      <w:r>
        <w:rPr>
          <w:rFonts w:ascii="微软雅黑" w:hAnsi="微软雅黑" w:eastAsia="微软雅黑" w:cs="仿宋"/>
          <w:szCs w:val="21"/>
        </w:rPr>
        <w:t>5</w:t>
      </w:r>
      <w:r>
        <w:rPr>
          <w:rFonts w:hint="eastAsia" w:ascii="微软雅黑" w:hAnsi="微软雅黑" w:eastAsia="微软雅黑" w:cs="仿宋"/>
          <w:szCs w:val="21"/>
        </w:rPr>
        <w:t>、开票</w:t>
      </w:r>
    </w:p>
    <w:p w14:paraId="0ED130DB">
      <w:pPr>
        <w:snapToGrid w:val="0"/>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（1）本合同采用先付款后开票的方式，即甲方收到乙方相应费用后，甲方在收到款项后7工作日内出具有效的发票。开票税率为1%（</w:t>
      </w:r>
      <w:r>
        <w:rPr>
          <w:rFonts w:ascii="微软雅黑" w:hAnsi="微软雅黑" w:eastAsia="微软雅黑" w:cs="仿宋"/>
          <w:szCs w:val="21"/>
        </w:rPr>
        <w:t>目前优惠政策为</w:t>
      </w:r>
      <w:r>
        <w:rPr>
          <w:rFonts w:hint="eastAsia" w:ascii="微软雅黑" w:hAnsi="微软雅黑" w:eastAsia="微软雅黑" w:cs="仿宋"/>
          <w:szCs w:val="21"/>
        </w:rPr>
        <w:t>1%，政策持续至</w:t>
      </w:r>
      <w:r>
        <w:rPr>
          <w:rFonts w:ascii="微软雅黑" w:hAnsi="微软雅黑" w:eastAsia="微软雅黑" w:cs="仿宋"/>
          <w:szCs w:val="21"/>
        </w:rPr>
        <w:t>2027年</w:t>
      </w:r>
      <w:r>
        <w:rPr>
          <w:rFonts w:hint="eastAsia" w:ascii="微软雅黑" w:hAnsi="微软雅黑" w:eastAsia="微软雅黑" w:cs="仿宋"/>
          <w:szCs w:val="21"/>
        </w:rPr>
        <w:t>，2</w:t>
      </w:r>
      <w:r>
        <w:rPr>
          <w:rFonts w:ascii="微软雅黑" w:hAnsi="微软雅黑" w:eastAsia="微软雅黑" w:cs="仿宋"/>
          <w:szCs w:val="21"/>
        </w:rPr>
        <w:t>027年后为</w:t>
      </w:r>
      <w:r>
        <w:rPr>
          <w:rFonts w:hint="eastAsia" w:ascii="微软雅黑" w:hAnsi="微软雅黑" w:eastAsia="微软雅黑" w:cs="仿宋"/>
          <w:szCs w:val="21"/>
        </w:rPr>
        <w:t>3%或</w:t>
      </w:r>
      <w:r>
        <w:rPr>
          <w:rFonts w:ascii="微软雅黑" w:hAnsi="微软雅黑" w:eastAsia="微软雅黑" w:cs="仿宋"/>
          <w:szCs w:val="21"/>
        </w:rPr>
        <w:t>视政策变化调整</w:t>
      </w:r>
      <w:r>
        <w:rPr>
          <w:rFonts w:hint="eastAsia" w:ascii="微软雅黑" w:hAnsi="微软雅黑" w:eastAsia="微软雅黑" w:cs="仿宋"/>
          <w:szCs w:val="21"/>
        </w:rPr>
        <w:t>）。</w:t>
      </w:r>
    </w:p>
    <w:p w14:paraId="7BB38F5B">
      <w:pPr>
        <w:snapToGrid w:val="0"/>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 xml:space="preserve">（2）乙方提供的开票信息如下： </w:t>
      </w:r>
    </w:p>
    <w:p w14:paraId="5CE523C0">
      <w:pPr>
        <w:snapToGrid w:val="0"/>
        <w:spacing w:line="360" w:lineRule="auto"/>
        <w:ind w:right="-88" w:rightChars="-42"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单位名称：【四川香天下餐饮管理集团有限公司】</w:t>
      </w:r>
    </w:p>
    <w:p w14:paraId="1CDB28DD">
      <w:pPr>
        <w:snapToGrid w:val="0"/>
        <w:spacing w:line="360" w:lineRule="auto"/>
        <w:ind w:right="-88" w:rightChars="-42"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纳税人识别号：【91510000680421270H】</w:t>
      </w:r>
    </w:p>
    <w:p w14:paraId="1C2B08F9">
      <w:pPr>
        <w:snapToGrid w:val="0"/>
        <w:spacing w:line="360" w:lineRule="auto"/>
        <w:ind w:right="-88" w:rightChars="-42"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注册地址：【四川省成都市锦江区三色路199号1栋2单元17楼</w:t>
      </w:r>
      <w:r>
        <w:rPr>
          <w:rFonts w:hint="eastAsia" w:ascii="微软雅黑" w:hAnsi="微软雅黑" w:eastAsia="微软雅黑" w:cs="仿宋"/>
          <w:b/>
          <w:szCs w:val="21"/>
          <w:lang w:val="en-US" w:eastAsia="zh-CN"/>
        </w:rPr>
        <w:t>5</w:t>
      </w:r>
      <w:r>
        <w:rPr>
          <w:rFonts w:hint="eastAsia" w:ascii="微软雅黑" w:hAnsi="微软雅黑" w:eastAsia="微软雅黑" w:cs="仿宋"/>
          <w:b/>
          <w:szCs w:val="21"/>
        </w:rPr>
        <w:t>号】</w:t>
      </w:r>
    </w:p>
    <w:p w14:paraId="293E4304">
      <w:pPr>
        <w:snapToGrid w:val="0"/>
        <w:spacing w:line="360" w:lineRule="auto"/>
        <w:ind w:right="-88" w:rightChars="-42"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联系电话：【028-84593666】</w:t>
      </w:r>
    </w:p>
    <w:p w14:paraId="24495C27">
      <w:pPr>
        <w:snapToGrid w:val="0"/>
        <w:spacing w:line="360" w:lineRule="auto"/>
        <w:ind w:right="-88" w:rightChars="-42" w:firstLine="420" w:firstLineChars="200"/>
        <w:rPr>
          <w:rFonts w:hint="eastAsia" w:ascii="微软雅黑" w:hAnsi="微软雅黑" w:eastAsia="微软雅黑" w:cs="仿宋"/>
          <w:b/>
          <w:szCs w:val="21"/>
        </w:rPr>
      </w:pPr>
      <w:r>
        <w:rPr>
          <w:rFonts w:hint="eastAsia" w:ascii="微软雅黑" w:hAnsi="微软雅黑" w:eastAsia="微软雅黑" w:cs="仿宋"/>
          <w:b/>
          <w:szCs w:val="21"/>
        </w:rPr>
        <w:t>开户银行：【中国工商银行成都高新技术开发区支行营业室】</w:t>
      </w:r>
    </w:p>
    <w:p w14:paraId="4234190E">
      <w:pPr>
        <w:snapToGrid w:val="0"/>
        <w:spacing w:line="360" w:lineRule="auto"/>
        <w:ind w:right="-88" w:rightChars="-42" w:firstLine="420" w:firstLineChars="200"/>
        <w:rPr>
          <w:rFonts w:ascii="微软雅黑" w:hAnsi="微软雅黑" w:eastAsia="微软雅黑" w:cs="仿宋"/>
          <w:b/>
          <w:szCs w:val="21"/>
        </w:rPr>
      </w:pPr>
      <w:r>
        <w:rPr>
          <w:rFonts w:hint="eastAsia" w:ascii="微软雅黑" w:hAnsi="微软雅黑" w:eastAsia="微软雅黑" w:cs="仿宋"/>
          <w:b/>
          <w:szCs w:val="21"/>
        </w:rPr>
        <w:t>银行账号：【4402 2390 0900 0016 277】</w:t>
      </w:r>
    </w:p>
    <w:p w14:paraId="5F4F266D">
      <w:pPr>
        <w:snapToGrid w:val="0"/>
        <w:spacing w:line="360" w:lineRule="auto"/>
        <w:ind w:right="-88" w:rightChars="-42" w:firstLine="420" w:firstLineChars="200"/>
        <w:rPr>
          <w:rFonts w:ascii="微软雅黑" w:hAnsi="微软雅黑" w:eastAsia="微软雅黑" w:cs="仿宋"/>
          <w:szCs w:val="21"/>
        </w:rPr>
      </w:pPr>
      <w:r>
        <w:rPr>
          <w:rFonts w:ascii="微软雅黑" w:hAnsi="微软雅黑" w:eastAsia="微软雅黑" w:cs="仿宋"/>
          <w:szCs w:val="21"/>
        </w:rPr>
        <w:t>6</w:t>
      </w:r>
      <w:r>
        <w:rPr>
          <w:rFonts w:hint="eastAsia" w:ascii="微软雅黑" w:hAnsi="微软雅黑" w:eastAsia="微软雅黑" w:cs="仿宋"/>
          <w:szCs w:val="21"/>
        </w:rPr>
        <w:t>、履约保证金</w:t>
      </w:r>
    </w:p>
    <w:p w14:paraId="07A61B18">
      <w:pPr>
        <w:snapToGrid w:val="0"/>
        <w:spacing w:line="360" w:lineRule="auto"/>
        <w:ind w:right="-88" w:rightChars="-42" w:firstLine="420" w:firstLineChars="200"/>
        <w:rPr>
          <w:rFonts w:hint="eastAsia" w:ascii="微软雅黑" w:hAnsi="微软雅黑" w:eastAsia="微软雅黑" w:cs="仿宋"/>
          <w:szCs w:val="21"/>
        </w:rPr>
      </w:pPr>
      <w:r>
        <w:rPr>
          <w:rFonts w:hint="eastAsia" w:ascii="微软雅黑" w:hAnsi="微软雅黑" w:eastAsia="微软雅黑" w:cs="仿宋"/>
          <w:szCs w:val="21"/>
        </w:rPr>
        <w:t>乙方同意从本合同签订之日起7个工作日内提供￥</w:t>
      </w:r>
      <w:r>
        <w:rPr>
          <w:rFonts w:ascii="微软雅黑" w:hAnsi="微软雅黑" w:eastAsia="微软雅黑" w:cs="仿宋"/>
          <w:szCs w:val="21"/>
        </w:rPr>
        <w:t>1</w:t>
      </w:r>
      <w:r>
        <w:rPr>
          <w:rFonts w:hint="eastAsia" w:ascii="微软雅黑" w:hAnsi="微软雅黑" w:eastAsia="微软雅黑" w:cs="仿宋"/>
          <w:szCs w:val="21"/>
        </w:rPr>
        <w:t>00,000.00（大写：人民币壹拾万元整）的履约保函（保函有效期至少覆盖至本合同租赁期届满后 6个月）。采用履约保函方式的应为不可撤销、不可转让的见索即付保函。该保函作为乙方履行本合同全部义务的担保（包括但不限于：租金支付、房屋修缮、违约赔偿、费用结算、房屋返还等）。保函到期前30日，若本合同仍在履行或存在未决纠纷，乙方须办理保函延期手续，否则甲方有权从末期租金中扣留10万元作为替代担保。满足全部条件后，甲方应在</w:t>
      </w:r>
      <w:r>
        <w:rPr>
          <w:rFonts w:ascii="微软雅黑" w:hAnsi="微软雅黑" w:eastAsia="微软雅黑" w:cs="仿宋"/>
          <w:szCs w:val="21"/>
        </w:rPr>
        <w:t>15</w:t>
      </w:r>
      <w:r>
        <w:rPr>
          <w:rFonts w:hint="eastAsia" w:ascii="微软雅黑" w:hAnsi="微软雅黑" w:eastAsia="微软雅黑" w:cs="仿宋"/>
          <w:szCs w:val="21"/>
        </w:rPr>
        <w:t>日 内签署《保函解除确认书》退还乙方：</w:t>
      </w:r>
    </w:p>
    <w:p w14:paraId="41FDA99B">
      <w:pPr>
        <w:snapToGrid w:val="0"/>
        <w:spacing w:line="360" w:lineRule="auto"/>
        <w:ind w:right="-88" w:rightChars="-42" w:firstLine="420" w:firstLineChars="200"/>
        <w:rPr>
          <w:rFonts w:hint="eastAsia" w:ascii="微软雅黑" w:hAnsi="微软雅黑" w:eastAsia="微软雅黑" w:cs="仿宋"/>
          <w:szCs w:val="21"/>
        </w:rPr>
      </w:pPr>
      <w:r>
        <w:rPr>
          <w:rFonts w:hint="eastAsia" w:ascii="微软雅黑" w:hAnsi="微软雅黑" w:eastAsia="微软雅黑" w:cs="仿宋"/>
          <w:szCs w:val="21"/>
        </w:rPr>
        <w:t>(1) 合同正常终止且乙方无违约；</w:t>
      </w:r>
    </w:p>
    <w:p w14:paraId="089542A6">
      <w:pPr>
        <w:snapToGrid w:val="0"/>
        <w:spacing w:line="360" w:lineRule="auto"/>
        <w:ind w:right="-88" w:rightChars="-42" w:firstLine="420" w:firstLineChars="200"/>
        <w:rPr>
          <w:rFonts w:hint="eastAsia" w:ascii="微软雅黑" w:hAnsi="微软雅黑" w:eastAsia="微软雅黑" w:cs="仿宋"/>
          <w:szCs w:val="21"/>
        </w:rPr>
      </w:pPr>
      <w:r>
        <w:rPr>
          <w:rFonts w:hint="eastAsia" w:ascii="微软雅黑" w:hAnsi="微软雅黑" w:eastAsia="微软雅黑" w:cs="仿宋"/>
          <w:szCs w:val="21"/>
        </w:rPr>
        <w:t>(2) 房屋及附属设施完好返还；</w:t>
      </w:r>
    </w:p>
    <w:p w14:paraId="690A4DCC">
      <w:pPr>
        <w:snapToGrid w:val="0"/>
        <w:spacing w:line="360" w:lineRule="auto"/>
        <w:ind w:right="-88" w:rightChars="-42" w:firstLine="420" w:firstLineChars="200"/>
        <w:rPr>
          <w:rFonts w:hint="eastAsia" w:ascii="微软雅黑" w:hAnsi="微软雅黑" w:eastAsia="微软雅黑" w:cs="仿宋"/>
          <w:b w:val="0"/>
          <w:bCs w:val="0"/>
          <w:sz w:val="21"/>
          <w:szCs w:val="21"/>
        </w:rPr>
      </w:pPr>
      <w:r>
        <w:rPr>
          <w:rFonts w:hint="eastAsia" w:ascii="微软雅黑" w:hAnsi="微软雅黑" w:eastAsia="微软雅黑" w:cs="仿宋"/>
          <w:szCs w:val="21"/>
        </w:rPr>
        <w:t>(3) 所有费用结清。</w:t>
      </w:r>
    </w:p>
    <w:p w14:paraId="441AA18D">
      <w:pPr>
        <w:pStyle w:val="5"/>
        <w:adjustRightInd w:val="0"/>
        <w:snapToGrid w:val="0"/>
        <w:spacing w:before="0" w:beforeLines="0" w:line="360" w:lineRule="auto"/>
        <w:ind w:left="479" w:hanging="479" w:hangingChars="228"/>
        <w:rPr>
          <w:rFonts w:ascii="微软雅黑" w:hAnsi="微软雅黑" w:eastAsia="微软雅黑" w:cs="仿宋"/>
          <w:b/>
          <w:bCs/>
          <w:sz w:val="21"/>
          <w:szCs w:val="21"/>
        </w:rPr>
      </w:pPr>
      <w:r>
        <w:rPr>
          <w:rFonts w:hint="eastAsia" w:ascii="微软雅黑" w:hAnsi="微软雅黑" w:eastAsia="微软雅黑" w:cs="仿宋"/>
          <w:b/>
          <w:bCs/>
          <w:sz w:val="21"/>
          <w:szCs w:val="21"/>
        </w:rPr>
        <w:t>十、运营筹建费用</w:t>
      </w:r>
    </w:p>
    <w:p w14:paraId="32330E0D">
      <w:pPr>
        <w:pStyle w:val="5"/>
        <w:adjustRightInd w:val="0"/>
        <w:snapToGrid w:val="0"/>
        <w:spacing w:before="0" w:beforeLines="0" w:line="360" w:lineRule="auto"/>
        <w:ind w:left="472" w:leftChars="199" w:hanging="54" w:hangingChars="26"/>
        <w:rPr>
          <w:rFonts w:hint="eastAsia" w:ascii="微软雅黑" w:hAnsi="微软雅黑" w:eastAsia="微软雅黑" w:cs="仿宋"/>
          <w:bCs/>
          <w:sz w:val="21"/>
          <w:szCs w:val="21"/>
        </w:rPr>
      </w:pPr>
      <w:r>
        <w:rPr>
          <w:rFonts w:hint="eastAsia" w:ascii="微软雅黑" w:hAnsi="微软雅黑" w:eastAsia="微软雅黑" w:cs="仿宋"/>
          <w:bCs/>
          <w:sz w:val="21"/>
          <w:szCs w:val="21"/>
        </w:rPr>
        <w:t>1、总金额：人民币</w:t>
      </w:r>
      <w:r>
        <w:rPr>
          <w:rFonts w:ascii="微软雅黑" w:hAnsi="微软雅黑" w:eastAsia="微软雅黑" w:cs="仿宋"/>
          <w:bCs/>
          <w:sz w:val="21"/>
          <w:szCs w:val="21"/>
        </w:rPr>
        <w:t>41</w:t>
      </w:r>
      <w:r>
        <w:rPr>
          <w:rFonts w:hint="eastAsia" w:ascii="微软雅黑" w:hAnsi="微软雅黑" w:eastAsia="微软雅黑" w:cs="仿宋"/>
          <w:bCs/>
          <w:sz w:val="21"/>
          <w:szCs w:val="21"/>
        </w:rPr>
        <w:t xml:space="preserve">万元；  </w:t>
      </w:r>
    </w:p>
    <w:p w14:paraId="38E512B7">
      <w:pPr>
        <w:pStyle w:val="5"/>
        <w:adjustRightInd w:val="0"/>
        <w:snapToGrid w:val="0"/>
        <w:spacing w:before="0" w:beforeLines="0" w:line="360" w:lineRule="auto"/>
        <w:ind w:left="472" w:leftChars="199" w:hanging="54" w:hangingChars="26"/>
        <w:rPr>
          <w:rFonts w:hint="eastAsia" w:ascii="微软雅黑" w:hAnsi="微软雅黑" w:eastAsia="微软雅黑" w:cs="仿宋"/>
          <w:bCs/>
          <w:sz w:val="21"/>
          <w:szCs w:val="21"/>
        </w:rPr>
      </w:pPr>
      <w:r>
        <w:rPr>
          <w:rFonts w:hint="eastAsia" w:ascii="微软雅黑" w:hAnsi="微软雅黑" w:eastAsia="微软雅黑" w:cs="仿宋"/>
          <w:bCs/>
          <w:sz w:val="21"/>
          <w:szCs w:val="21"/>
        </w:rPr>
        <w:t>2、支付时间：</w:t>
      </w:r>
    </w:p>
    <w:p w14:paraId="166B6FFF">
      <w:pPr>
        <w:pStyle w:val="5"/>
        <w:adjustRightInd w:val="0"/>
        <w:snapToGrid w:val="0"/>
        <w:spacing w:before="0" w:beforeLines="0" w:line="360" w:lineRule="auto"/>
        <w:ind w:left="472" w:leftChars="199" w:hanging="54" w:hangingChars="26"/>
        <w:rPr>
          <w:rFonts w:hint="eastAsia" w:ascii="微软雅黑" w:hAnsi="微软雅黑" w:eastAsia="微软雅黑" w:cs="仿宋"/>
          <w:bCs/>
          <w:sz w:val="21"/>
          <w:szCs w:val="21"/>
          <w:lang w:eastAsia="zh"/>
        </w:rPr>
      </w:pPr>
      <w:bookmarkStart w:id="6" w:name="autodocs_20_1"/>
      <w:r>
        <w:rPr>
          <w:rFonts w:hint="eastAsia" w:ascii="微软雅黑" w:hAnsi="微软雅黑" w:eastAsia="微软雅黑" w:cs="仿宋"/>
          <w:bCs/>
          <w:sz w:val="21"/>
          <w:szCs w:val="21"/>
        </w:rPr>
        <w:t>（1）本协议签署后10日内，甲方向乙方支付</w:t>
      </w:r>
      <w:r>
        <w:rPr>
          <w:rFonts w:ascii="微软雅黑" w:hAnsi="微软雅黑" w:eastAsia="微软雅黑" w:cs="仿宋"/>
          <w:bCs/>
          <w:sz w:val="21"/>
          <w:szCs w:val="21"/>
        </w:rPr>
        <w:t>30</w:t>
      </w:r>
      <w:r>
        <w:rPr>
          <w:rFonts w:hint="eastAsia" w:ascii="微软雅黑" w:hAnsi="微软雅黑" w:eastAsia="微软雅黑" w:cs="仿宋"/>
          <w:bCs/>
          <w:sz w:val="21"/>
          <w:szCs w:val="21"/>
        </w:rPr>
        <w:t>万元；</w:t>
      </w:r>
    </w:p>
    <w:p w14:paraId="1D2C7D5F">
      <w:pPr>
        <w:pStyle w:val="5"/>
        <w:adjustRightInd w:val="0"/>
        <w:snapToGrid w:val="0"/>
        <w:spacing w:before="0" w:beforeLines="0" w:line="360" w:lineRule="auto"/>
        <w:ind w:left="0" w:firstLine="420" w:firstLineChars="200"/>
        <w:rPr>
          <w:rFonts w:hint="eastAsia" w:ascii="微软雅黑" w:hAnsi="微软雅黑" w:eastAsia="微软雅黑" w:cs="仿宋"/>
          <w:bCs/>
          <w:sz w:val="21"/>
          <w:szCs w:val="21"/>
        </w:rPr>
      </w:pPr>
      <w:r>
        <w:rPr>
          <w:rFonts w:hint="eastAsia" w:ascii="微软雅黑" w:hAnsi="微软雅黑" w:eastAsia="微软雅黑" w:cs="仿宋"/>
          <w:bCs/>
          <w:sz w:val="21"/>
          <w:szCs w:val="21"/>
        </w:rPr>
        <w:t>（2）项目</w:t>
      </w:r>
      <w:r>
        <w:rPr>
          <w:rFonts w:hint="eastAsia" w:ascii="微软雅黑" w:hAnsi="微软雅黑" w:eastAsia="微软雅黑" w:cs="仿宋"/>
          <w:bCs/>
          <w:sz w:val="21"/>
          <w:szCs w:val="21"/>
          <w:lang w:eastAsia="zh"/>
        </w:rPr>
        <w:t>预计</w:t>
      </w:r>
      <w:r>
        <w:rPr>
          <w:rFonts w:hint="eastAsia" w:ascii="微软雅黑" w:hAnsi="微软雅黑" w:eastAsia="微软雅黑" w:cs="仿宋"/>
          <w:bCs/>
          <w:sz w:val="21"/>
          <w:szCs w:val="21"/>
        </w:rPr>
        <w:t>开业</w:t>
      </w:r>
      <w:r>
        <w:rPr>
          <w:rFonts w:hint="eastAsia" w:ascii="微软雅黑" w:hAnsi="微软雅黑" w:eastAsia="微软雅黑" w:cs="仿宋"/>
          <w:bCs/>
          <w:sz w:val="21"/>
          <w:szCs w:val="21"/>
          <w:lang w:eastAsia="zh"/>
        </w:rPr>
        <w:t>日期为【</w:t>
      </w:r>
      <w:r>
        <w:rPr>
          <w:rFonts w:hint="eastAsia" w:ascii="微软雅黑" w:hAnsi="微软雅黑" w:eastAsia="微软雅黑" w:cs="仿宋"/>
          <w:bCs/>
          <w:sz w:val="21"/>
          <w:szCs w:val="21"/>
        </w:rPr>
        <w:t xml:space="preserve"> </w:t>
      </w:r>
      <w:r>
        <w:rPr>
          <w:rFonts w:ascii="微软雅黑" w:hAnsi="微软雅黑" w:eastAsia="微软雅黑" w:cs="仿宋"/>
          <w:bCs/>
          <w:sz w:val="21"/>
          <w:szCs w:val="21"/>
        </w:rPr>
        <w:t>2025</w:t>
      </w:r>
      <w:r>
        <w:rPr>
          <w:rFonts w:hint="eastAsia" w:ascii="微软雅黑" w:hAnsi="微软雅黑" w:eastAsia="微软雅黑" w:cs="仿宋"/>
          <w:bCs/>
          <w:sz w:val="21"/>
          <w:szCs w:val="21"/>
        </w:rPr>
        <w:t xml:space="preserve">  </w:t>
      </w:r>
      <w:r>
        <w:rPr>
          <w:rFonts w:hint="eastAsia" w:ascii="微软雅黑" w:hAnsi="微软雅黑" w:eastAsia="微软雅黑" w:cs="仿宋"/>
          <w:bCs/>
          <w:sz w:val="21"/>
          <w:szCs w:val="21"/>
          <w:lang w:eastAsia="zh"/>
        </w:rPr>
        <w:t>】</w:t>
      </w:r>
      <w:r>
        <w:rPr>
          <w:rFonts w:hint="eastAsia" w:ascii="微软雅黑" w:hAnsi="微软雅黑" w:eastAsia="微软雅黑" w:cs="仿宋"/>
          <w:bCs/>
          <w:sz w:val="21"/>
          <w:szCs w:val="21"/>
        </w:rPr>
        <w:t xml:space="preserve">年【  </w:t>
      </w:r>
      <w:r>
        <w:rPr>
          <w:rFonts w:ascii="微软雅黑" w:hAnsi="微软雅黑" w:eastAsia="微软雅黑" w:cs="仿宋"/>
          <w:bCs/>
          <w:sz w:val="21"/>
          <w:szCs w:val="21"/>
        </w:rPr>
        <w:t>6</w:t>
      </w:r>
      <w:r>
        <w:rPr>
          <w:rFonts w:hint="eastAsia" w:ascii="微软雅黑" w:hAnsi="微软雅黑" w:eastAsia="微软雅黑" w:cs="仿宋"/>
          <w:bCs/>
          <w:sz w:val="21"/>
          <w:szCs w:val="21"/>
        </w:rPr>
        <w:t xml:space="preserve"> 】月【 </w:t>
      </w:r>
      <w:r>
        <w:rPr>
          <w:rFonts w:ascii="微软雅黑" w:hAnsi="微软雅黑" w:eastAsia="微软雅黑" w:cs="仿宋"/>
          <w:bCs/>
          <w:sz w:val="21"/>
          <w:szCs w:val="21"/>
        </w:rPr>
        <w:t>30</w:t>
      </w:r>
      <w:r>
        <w:rPr>
          <w:rFonts w:hint="eastAsia" w:ascii="微软雅黑" w:hAnsi="微软雅黑" w:eastAsia="微软雅黑" w:cs="仿宋"/>
          <w:bCs/>
          <w:sz w:val="21"/>
          <w:szCs w:val="21"/>
        </w:rPr>
        <w:t xml:space="preserve">  】日</w:t>
      </w:r>
      <w:r>
        <w:rPr>
          <w:rFonts w:hint="eastAsia" w:ascii="微软雅黑" w:hAnsi="微软雅黑" w:eastAsia="微软雅黑" w:cs="仿宋"/>
          <w:bCs/>
          <w:sz w:val="21"/>
          <w:szCs w:val="21"/>
          <w:lang w:eastAsia="zh"/>
        </w:rPr>
        <w:t>，甲方应在该日期</w:t>
      </w:r>
      <w:r>
        <w:rPr>
          <w:rFonts w:hint="eastAsia" w:ascii="微软雅黑" w:hAnsi="微软雅黑" w:eastAsia="微软雅黑" w:cs="仿宋"/>
          <w:bCs/>
          <w:sz w:val="21"/>
          <w:szCs w:val="21"/>
        </w:rPr>
        <w:t>前10日内支付剩余</w:t>
      </w:r>
      <w:r>
        <w:rPr>
          <w:rFonts w:ascii="微软雅黑" w:hAnsi="微软雅黑" w:eastAsia="微软雅黑" w:cs="仿宋"/>
          <w:bCs/>
          <w:sz w:val="21"/>
          <w:szCs w:val="21"/>
        </w:rPr>
        <w:t>11</w:t>
      </w:r>
      <w:r>
        <w:rPr>
          <w:rFonts w:hint="eastAsia" w:ascii="微软雅黑" w:hAnsi="微软雅黑" w:eastAsia="微软雅黑" w:cs="仿宋"/>
          <w:bCs/>
          <w:sz w:val="21"/>
          <w:szCs w:val="21"/>
        </w:rPr>
        <w:t>万元；</w:t>
      </w:r>
    </w:p>
    <w:p w14:paraId="35E9E566">
      <w:pPr>
        <w:pStyle w:val="5"/>
        <w:adjustRightInd w:val="0"/>
        <w:snapToGrid w:val="0"/>
        <w:spacing w:before="0" w:beforeLines="0" w:line="360" w:lineRule="auto"/>
        <w:ind w:left="0" w:firstLine="420" w:firstLineChars="200"/>
        <w:rPr>
          <w:rFonts w:hint="eastAsia" w:ascii="微软雅黑" w:hAnsi="微软雅黑" w:eastAsia="微软雅黑" w:cs="仿宋"/>
          <w:bCs/>
          <w:sz w:val="21"/>
          <w:szCs w:val="21"/>
        </w:rPr>
      </w:pPr>
      <w:r>
        <w:rPr>
          <w:rFonts w:hint="eastAsia" w:ascii="微软雅黑" w:hAnsi="微软雅黑" w:eastAsia="微软雅黑" w:cs="仿宋"/>
          <w:bCs/>
          <w:sz w:val="21"/>
          <w:szCs w:val="21"/>
          <w:lang w:eastAsia="zh"/>
        </w:rPr>
        <w:t>（3）如甲方未能按时支付上述款项，乙方有权暂停项目筹备工作直至款项付清，并有权要求甲方按照本协议约定承担违约责任。</w:t>
      </w:r>
      <w:bookmarkEnd w:id="6"/>
      <w:r>
        <w:rPr>
          <w:rFonts w:hint="eastAsia" w:ascii="微软雅黑" w:hAnsi="微软雅黑" w:eastAsia="微软雅黑" w:cs="仿宋"/>
          <w:bCs/>
          <w:sz w:val="21"/>
          <w:szCs w:val="21"/>
        </w:rPr>
        <w:t xml:space="preserve">  </w:t>
      </w:r>
    </w:p>
    <w:p w14:paraId="1BDB3FAD">
      <w:pPr>
        <w:pStyle w:val="5"/>
        <w:adjustRightInd w:val="0"/>
        <w:snapToGrid w:val="0"/>
        <w:spacing w:before="0" w:beforeLines="0" w:line="360" w:lineRule="auto"/>
        <w:ind w:left="472" w:leftChars="199" w:hanging="54" w:hangingChars="26"/>
        <w:rPr>
          <w:rFonts w:ascii="微软雅黑" w:hAnsi="微软雅黑" w:eastAsia="微软雅黑" w:cs="仿宋"/>
          <w:bCs/>
          <w:sz w:val="21"/>
          <w:szCs w:val="21"/>
        </w:rPr>
      </w:pPr>
      <w:r>
        <w:rPr>
          <w:rFonts w:hint="eastAsia" w:ascii="微软雅黑" w:hAnsi="微软雅黑" w:eastAsia="微软雅黑" w:cs="仿宋"/>
          <w:bCs/>
          <w:sz w:val="21"/>
          <w:szCs w:val="21"/>
        </w:rPr>
        <w:t xml:space="preserve">3、逾期责任：甲方逾期支付运营筹建费用，每逾期一日按万分之一点五计收滞纳金。  </w:t>
      </w:r>
    </w:p>
    <w:p w14:paraId="11AA21BB">
      <w:pPr>
        <w:pStyle w:val="5"/>
        <w:adjustRightInd w:val="0"/>
        <w:snapToGrid w:val="0"/>
        <w:spacing w:line="360" w:lineRule="auto"/>
        <w:ind w:left="472" w:leftChars="199" w:hanging="54" w:hangingChars="26"/>
        <w:rPr>
          <w:rFonts w:hint="eastAsia" w:ascii="微软雅黑" w:hAnsi="微软雅黑" w:eastAsia="微软雅黑" w:cs="仿宋"/>
          <w:bCs/>
          <w:sz w:val="21"/>
          <w:szCs w:val="21"/>
        </w:rPr>
      </w:pPr>
      <w:r>
        <w:rPr>
          <w:rFonts w:ascii="微软雅黑" w:hAnsi="微软雅黑" w:eastAsia="微软雅黑" w:cs="仿宋"/>
          <w:bCs/>
          <w:sz w:val="21"/>
          <w:szCs w:val="21"/>
        </w:rPr>
        <w:t>4</w:t>
      </w:r>
      <w:r>
        <w:rPr>
          <w:rFonts w:hint="eastAsia" w:ascii="微软雅黑" w:hAnsi="微软雅黑" w:eastAsia="微软雅黑" w:cs="仿宋"/>
          <w:bCs/>
          <w:sz w:val="21"/>
          <w:szCs w:val="21"/>
        </w:rPr>
        <w:t>、</w:t>
      </w:r>
      <w:r>
        <w:rPr>
          <w:rFonts w:ascii="微软雅黑" w:hAnsi="微软雅黑" w:eastAsia="微软雅黑" w:cs="仿宋"/>
          <w:bCs/>
          <w:sz w:val="21"/>
          <w:szCs w:val="21"/>
        </w:rPr>
        <w:t>退还条件</w:t>
      </w:r>
      <w:r>
        <w:rPr>
          <w:rFonts w:hint="eastAsia" w:ascii="微软雅黑" w:hAnsi="微软雅黑" w:eastAsia="微软雅黑" w:cs="仿宋"/>
          <w:bCs/>
          <w:sz w:val="21"/>
          <w:szCs w:val="21"/>
        </w:rPr>
        <w:t>：乙方应在该情形发生之日起 10个工作日内，将全部筹备费无息退还至甲方指定账户：</w:t>
      </w:r>
    </w:p>
    <w:p w14:paraId="53E764EB">
      <w:pPr>
        <w:pStyle w:val="5"/>
        <w:adjustRightInd w:val="0"/>
        <w:snapToGrid w:val="0"/>
        <w:spacing w:line="360" w:lineRule="auto"/>
        <w:ind w:left="472" w:leftChars="199" w:hanging="54" w:hangingChars="26"/>
        <w:rPr>
          <w:rFonts w:hint="eastAsia" w:ascii="微软雅黑" w:hAnsi="微软雅黑" w:eastAsia="微软雅黑" w:cs="仿宋"/>
          <w:bCs/>
          <w:sz w:val="21"/>
          <w:szCs w:val="21"/>
        </w:rPr>
      </w:pPr>
      <w:r>
        <w:rPr>
          <w:rFonts w:hint="eastAsia" w:ascii="微软雅黑" w:hAnsi="微软雅黑" w:eastAsia="微软雅黑" w:cs="仿宋"/>
          <w:bCs/>
          <w:sz w:val="21"/>
          <w:szCs w:val="21"/>
        </w:rPr>
        <w:t>（1）乙方未按本合同约定的进场开展筹备工作的；</w:t>
      </w:r>
    </w:p>
    <w:p w14:paraId="1C63C14D">
      <w:pPr>
        <w:pStyle w:val="5"/>
        <w:adjustRightInd w:val="0"/>
        <w:snapToGrid w:val="0"/>
        <w:spacing w:line="360" w:lineRule="auto"/>
        <w:ind w:left="472" w:leftChars="199" w:hanging="54" w:hangingChars="26"/>
        <w:rPr>
          <w:rFonts w:hint="eastAsia" w:ascii="微软雅黑" w:hAnsi="微软雅黑" w:eastAsia="微软雅黑" w:cs="仿宋"/>
          <w:bCs/>
          <w:sz w:val="21"/>
          <w:szCs w:val="21"/>
        </w:rPr>
      </w:pPr>
      <w:r>
        <w:rPr>
          <w:rFonts w:hint="eastAsia" w:ascii="微软雅黑" w:hAnsi="微软雅黑" w:eastAsia="微软雅黑" w:cs="仿宋"/>
          <w:bCs/>
          <w:sz w:val="21"/>
          <w:szCs w:val="21"/>
        </w:rPr>
        <w:t>（2）乙方存在严重违约行为（包括但不限于：违反经营约定、违法经营导致刑事处罚、擅自转租/分租、逾期超过【3</w:t>
      </w:r>
      <w:r>
        <w:rPr>
          <w:rFonts w:ascii="微软雅黑" w:hAnsi="微软雅黑" w:eastAsia="微软雅黑" w:cs="仿宋"/>
          <w:bCs/>
          <w:sz w:val="21"/>
          <w:szCs w:val="21"/>
        </w:rPr>
        <w:t>0</w:t>
      </w:r>
      <w:r>
        <w:rPr>
          <w:rFonts w:hint="eastAsia" w:ascii="微软雅黑" w:hAnsi="微软雅黑" w:eastAsia="微软雅黑" w:cs="仿宋"/>
          <w:bCs/>
          <w:sz w:val="21"/>
          <w:szCs w:val="21"/>
        </w:rPr>
        <w:t>】日未开业等），甲方依约解除合同的；</w:t>
      </w:r>
    </w:p>
    <w:p w14:paraId="001818E6">
      <w:pPr>
        <w:pStyle w:val="5"/>
        <w:adjustRightInd w:val="0"/>
        <w:snapToGrid w:val="0"/>
        <w:spacing w:before="0" w:beforeLines="0" w:line="360" w:lineRule="auto"/>
        <w:ind w:left="472" w:leftChars="199" w:hanging="54" w:hangingChars="26"/>
        <w:rPr>
          <w:rFonts w:hint="eastAsia" w:ascii="微软雅黑" w:hAnsi="微软雅黑" w:eastAsia="微软雅黑" w:cs="仿宋"/>
          <w:bCs/>
          <w:sz w:val="21"/>
          <w:szCs w:val="21"/>
        </w:rPr>
      </w:pPr>
      <w:r>
        <w:rPr>
          <w:rFonts w:hint="eastAsia" w:ascii="微软雅黑" w:hAnsi="微软雅黑" w:eastAsia="微软雅黑" w:cs="仿宋"/>
          <w:bCs/>
          <w:sz w:val="21"/>
          <w:szCs w:val="21"/>
        </w:rPr>
        <w:t>（3）因乙方原因导致本合同目的无法实现的。</w:t>
      </w:r>
    </w:p>
    <w:p w14:paraId="7ABD9ACD">
      <w:pPr>
        <w:pStyle w:val="5"/>
        <w:adjustRightInd w:val="0"/>
        <w:snapToGrid w:val="0"/>
        <w:spacing w:before="0" w:beforeLines="0" w:line="360" w:lineRule="auto"/>
        <w:ind w:left="479" w:hanging="478" w:hangingChars="228"/>
        <w:rPr>
          <w:rFonts w:hint="eastAsia" w:ascii="微软雅黑" w:hAnsi="微软雅黑" w:eastAsia="微软雅黑" w:cs="仿宋"/>
          <w:bCs/>
          <w:sz w:val="21"/>
          <w:szCs w:val="21"/>
        </w:rPr>
      </w:pPr>
    </w:p>
    <w:p w14:paraId="135870B8">
      <w:pPr>
        <w:pStyle w:val="5"/>
        <w:adjustRightInd w:val="0"/>
        <w:snapToGrid w:val="0"/>
        <w:spacing w:before="0" w:beforeLines="0" w:line="360" w:lineRule="auto"/>
        <w:ind w:left="479" w:hanging="479" w:hangingChars="228"/>
        <w:rPr>
          <w:rFonts w:ascii="微软雅黑" w:hAnsi="微软雅黑" w:eastAsia="微软雅黑" w:cs="仿宋"/>
          <w:b/>
          <w:bCs/>
          <w:sz w:val="21"/>
          <w:szCs w:val="21"/>
        </w:rPr>
      </w:pPr>
      <w:r>
        <w:rPr>
          <w:rFonts w:hint="eastAsia" w:ascii="微软雅黑" w:hAnsi="微软雅黑" w:eastAsia="微软雅黑" w:cs="仿宋"/>
          <w:b/>
          <w:bCs/>
          <w:sz w:val="21"/>
          <w:szCs w:val="21"/>
        </w:rPr>
        <w:t>十一、</w:t>
      </w:r>
      <w:r>
        <w:rPr>
          <w:rFonts w:ascii="微软雅黑" w:hAnsi="微软雅黑" w:eastAsia="微软雅黑" w:cs="仿宋"/>
          <w:b/>
          <w:bCs/>
          <w:sz w:val="21"/>
          <w:szCs w:val="21"/>
        </w:rPr>
        <w:t>维修</w:t>
      </w:r>
      <w:r>
        <w:rPr>
          <w:rFonts w:hint="eastAsia" w:ascii="微软雅黑" w:hAnsi="微软雅黑" w:eastAsia="微软雅黑" w:cs="仿宋"/>
          <w:b/>
          <w:bCs/>
          <w:sz w:val="21"/>
          <w:szCs w:val="21"/>
        </w:rPr>
        <w:t>以及</w:t>
      </w:r>
      <w:r>
        <w:rPr>
          <w:rFonts w:ascii="微软雅黑" w:hAnsi="微软雅黑" w:eastAsia="微软雅黑" w:cs="仿宋"/>
          <w:b/>
          <w:bCs/>
          <w:sz w:val="21"/>
          <w:szCs w:val="21"/>
        </w:rPr>
        <w:t>养护</w:t>
      </w:r>
    </w:p>
    <w:p w14:paraId="7856CCD8">
      <w:pPr>
        <w:pStyle w:val="5"/>
        <w:adjustRightInd w:val="0"/>
        <w:snapToGrid w:val="0"/>
        <w:spacing w:before="0" w:beforeLines="0" w:line="360" w:lineRule="auto"/>
        <w:ind w:left="0" w:firstLine="420" w:firstLineChars="200"/>
        <w:rPr>
          <w:rFonts w:hint="eastAsia" w:ascii="微软雅黑" w:hAnsi="微软雅黑" w:eastAsia="微软雅黑" w:cs="仿宋"/>
          <w:bCs/>
          <w:sz w:val="21"/>
          <w:szCs w:val="21"/>
        </w:rPr>
      </w:pPr>
      <w:r>
        <w:rPr>
          <w:rFonts w:hint="eastAsia" w:ascii="微软雅黑" w:hAnsi="微软雅黑" w:eastAsia="微软雅黑" w:cs="仿宋"/>
          <w:bCs/>
          <w:sz w:val="21"/>
          <w:szCs w:val="21"/>
        </w:rPr>
        <w:t>1、乙方为维持租赁物处于良好工作状况或是为遵守餐饮品牌标准、设计指引或法律和/或为保障租赁物内人员的人身和财产安全合理所需，可对项目主体及设施设备采取必要的改造、维修（需书面报甲方同意后方可实施）。</w:t>
      </w:r>
    </w:p>
    <w:p w14:paraId="669CF3F6">
      <w:pPr>
        <w:pStyle w:val="5"/>
        <w:adjustRightInd w:val="0"/>
        <w:snapToGrid w:val="0"/>
        <w:spacing w:before="0" w:beforeLines="0" w:line="360" w:lineRule="auto"/>
        <w:ind w:left="0" w:firstLine="420" w:firstLineChars="200"/>
        <w:rPr>
          <w:rFonts w:ascii="微软雅黑" w:hAnsi="微软雅黑" w:eastAsia="微软雅黑" w:cs="仿宋"/>
          <w:bCs/>
          <w:sz w:val="21"/>
          <w:szCs w:val="21"/>
        </w:rPr>
      </w:pPr>
      <w:r>
        <w:rPr>
          <w:rFonts w:hint="eastAsia" w:ascii="微软雅黑" w:hAnsi="微软雅黑" w:eastAsia="微软雅黑" w:cs="仿宋"/>
          <w:bCs/>
          <w:sz w:val="21"/>
          <w:szCs w:val="21"/>
        </w:rPr>
        <w:t>2、</w:t>
      </w:r>
      <w:bookmarkStart w:id="7" w:name="autodocs_23_1"/>
      <w:r>
        <w:rPr>
          <w:rFonts w:hint="eastAsia" w:ascii="微软雅黑" w:hAnsi="微软雅黑" w:eastAsia="微软雅黑" w:cs="仿宋"/>
          <w:bCs/>
          <w:sz w:val="21"/>
          <w:szCs w:val="21"/>
        </w:rPr>
        <w:t>乙方租赁范围内（红线范围见附件）的建筑主体、绿化景观、公区设施设备、装修等及甲方投入的固定资产由乙方承担日常养护义务，若发生损坏、丢失、灭失等情况的，乙方应在该情况发生后7日内书面告知甲方，并提供材料说明发生原因。自然损坏且处于供应商保修期内的，由甲方协调供应商维保；不可抗力导致的丢失、灭失由乙方向甲方提交书面的报损申请，由甲方负责维修维保。除此之外，</w:t>
      </w:r>
      <w:r>
        <w:rPr>
          <w:rFonts w:hint="eastAsia" w:ascii="微软雅黑" w:hAnsi="微软雅黑" w:eastAsia="微软雅黑" w:cs="仿宋"/>
          <w:bCs/>
          <w:sz w:val="21"/>
          <w:szCs w:val="21"/>
          <w:lang w:eastAsia="zh"/>
        </w:rPr>
        <w:t>因租赁物本身质量问题导致的损坏由甲方承担，</w:t>
      </w:r>
      <w:r>
        <w:rPr>
          <w:rFonts w:hint="eastAsia" w:ascii="微软雅黑" w:hAnsi="微软雅黑" w:eastAsia="微软雅黑" w:cs="仿宋"/>
          <w:bCs/>
          <w:sz w:val="21"/>
          <w:szCs w:val="21"/>
        </w:rPr>
        <w:t>其余情况由乙方承担，相关费用由乙方承担，甲方有权从应付乙方总体经营收入款项按年度直接扣除。</w:t>
      </w:r>
      <w:bookmarkEnd w:id="7"/>
    </w:p>
    <w:p w14:paraId="6449CB7D">
      <w:pPr>
        <w:pStyle w:val="5"/>
        <w:adjustRightInd w:val="0"/>
        <w:snapToGrid w:val="0"/>
        <w:spacing w:before="0" w:beforeLines="0" w:line="360" w:lineRule="auto"/>
        <w:ind w:left="0" w:firstLine="420" w:firstLineChars="200"/>
        <w:rPr>
          <w:rFonts w:hint="eastAsia" w:ascii="微软雅黑" w:hAnsi="微软雅黑" w:eastAsia="微软雅黑" w:cs="仿宋"/>
          <w:sz w:val="21"/>
          <w:szCs w:val="21"/>
        </w:rPr>
      </w:pPr>
      <w:r>
        <w:rPr>
          <w:rFonts w:hint="eastAsia" w:ascii="微软雅黑" w:hAnsi="微软雅黑" w:eastAsia="微软雅黑" w:cs="仿宋"/>
          <w:sz w:val="21"/>
          <w:szCs w:val="21"/>
        </w:rPr>
        <w:t>3、在不影响乙方正常经营的前提下，甲方有权每季度进行一次固定资产盘点，盘点开始前3日告知乙方，乙方全力配合甲方的盘点工作，盘点所产生相关费用由甲方承担。盘点后发现资产出现毁坏、丢失等情况的，依据本合同第十条第2款约定处理。</w:t>
      </w:r>
    </w:p>
    <w:p w14:paraId="110EC6E2">
      <w:pPr>
        <w:pStyle w:val="5"/>
        <w:adjustRightInd w:val="0"/>
        <w:snapToGrid w:val="0"/>
        <w:spacing w:before="0" w:beforeLines="0" w:line="360" w:lineRule="auto"/>
        <w:ind w:left="479" w:hanging="479" w:hangingChars="228"/>
        <w:rPr>
          <w:rFonts w:hint="eastAsia" w:ascii="微软雅黑" w:hAnsi="微软雅黑" w:eastAsia="微软雅黑" w:cs="仿宋"/>
          <w:b/>
          <w:bCs/>
          <w:sz w:val="21"/>
          <w:szCs w:val="21"/>
        </w:rPr>
      </w:pPr>
      <w:r>
        <w:rPr>
          <w:rFonts w:hint="eastAsia" w:ascii="微软雅黑" w:hAnsi="微软雅黑" w:eastAsia="微软雅黑" w:cs="仿宋"/>
          <w:b/>
          <w:bCs/>
          <w:sz w:val="21"/>
          <w:szCs w:val="21"/>
        </w:rPr>
        <w:t>十二、租赁物交还</w:t>
      </w:r>
    </w:p>
    <w:p w14:paraId="6A8A33E5">
      <w:pPr>
        <w:pStyle w:val="5"/>
        <w:adjustRightInd w:val="0"/>
        <w:snapToGrid w:val="0"/>
        <w:spacing w:before="0" w:beforeLines="0" w:line="360" w:lineRule="auto"/>
        <w:ind w:left="0" w:firstLine="420" w:firstLineChars="200"/>
        <w:rPr>
          <w:rFonts w:hint="eastAsia" w:ascii="微软雅黑" w:hAnsi="微软雅黑" w:eastAsia="微软雅黑" w:cs="仿宋"/>
          <w:bCs/>
          <w:sz w:val="21"/>
          <w:szCs w:val="21"/>
          <w:lang w:eastAsia="zh"/>
        </w:rPr>
      </w:pPr>
      <w:r>
        <w:rPr>
          <w:rFonts w:hint="eastAsia" w:ascii="微软雅黑" w:hAnsi="微软雅黑" w:eastAsia="微软雅黑" w:cs="仿宋"/>
          <w:bCs/>
          <w:sz w:val="21"/>
          <w:szCs w:val="21"/>
        </w:rPr>
        <w:t>1、</w:t>
      </w:r>
      <w:bookmarkStart w:id="8" w:name="autodocs_25_1"/>
      <w:r>
        <w:rPr>
          <w:rFonts w:hint="eastAsia" w:ascii="微软雅黑" w:hAnsi="微软雅黑" w:eastAsia="微软雅黑" w:cs="仿宋"/>
          <w:bCs/>
          <w:sz w:val="21"/>
          <w:szCs w:val="21"/>
        </w:rPr>
        <w:t>乙方应当在租赁期限届满或本合同因任何原因而终止之日起</w:t>
      </w:r>
      <w:r>
        <w:rPr>
          <w:rFonts w:hint="eastAsia" w:ascii="微软雅黑" w:hAnsi="微软雅黑" w:eastAsia="微软雅黑" w:cs="仿宋"/>
          <w:bCs/>
          <w:sz w:val="21"/>
          <w:szCs w:val="21"/>
          <w:lang w:eastAsia="zh"/>
        </w:rPr>
        <w:t>2</w:t>
      </w:r>
      <w:r>
        <w:rPr>
          <w:rFonts w:hint="eastAsia" w:ascii="微软雅黑" w:hAnsi="微软雅黑" w:eastAsia="微软雅黑" w:cs="仿宋"/>
          <w:bCs/>
          <w:sz w:val="21"/>
          <w:szCs w:val="21"/>
        </w:rPr>
        <w:t>0日内，</w:t>
      </w:r>
      <w:r>
        <w:rPr>
          <w:rFonts w:hint="eastAsia" w:ascii="微软雅黑" w:hAnsi="微软雅黑" w:eastAsia="微软雅黑" w:cs="仿宋"/>
          <w:sz w:val="21"/>
          <w:szCs w:val="21"/>
        </w:rPr>
        <w:t>将租赁物向甲方进行整体移交，并保证租赁物处于正常可使用的安全状态，无任何权利瑕疵</w:t>
      </w:r>
      <w:r>
        <w:rPr>
          <w:rFonts w:hint="eastAsia" w:ascii="微软雅黑" w:hAnsi="微软雅黑" w:eastAsia="微软雅黑" w:cs="仿宋"/>
          <w:sz w:val="21"/>
          <w:szCs w:val="21"/>
          <w:lang w:eastAsia="zh"/>
        </w:rPr>
        <w:t>。</w:t>
      </w:r>
      <w:r>
        <w:rPr>
          <w:rFonts w:hint="eastAsia" w:ascii="微软雅黑" w:hAnsi="微软雅黑" w:eastAsia="微软雅黑" w:cs="仿宋"/>
          <w:sz w:val="21"/>
          <w:szCs w:val="21"/>
        </w:rPr>
        <w:t>乙方投资形成的不可拆卸的资产（已构成添附物），视为乙方自动放弃并无偿归甲方所有</w:t>
      </w:r>
      <w:r>
        <w:rPr>
          <w:rFonts w:hint="eastAsia" w:ascii="微软雅黑" w:hAnsi="微软雅黑" w:eastAsia="微软雅黑" w:cs="仿宋"/>
          <w:b/>
          <w:sz w:val="21"/>
          <w:szCs w:val="21"/>
        </w:rPr>
        <w:t>，</w:t>
      </w:r>
      <w:r>
        <w:rPr>
          <w:rFonts w:hint="eastAsia" w:ascii="微软雅黑" w:hAnsi="微软雅黑" w:eastAsia="微软雅黑" w:cs="仿宋"/>
          <w:bCs/>
          <w:sz w:val="21"/>
          <w:szCs w:val="21"/>
        </w:rPr>
        <w:t>甲乙双方共同验收并签署交接清单</w:t>
      </w:r>
      <w:r>
        <w:rPr>
          <w:rFonts w:hint="eastAsia" w:ascii="微软雅黑" w:hAnsi="微软雅黑" w:eastAsia="微软雅黑" w:cs="仿宋"/>
          <w:bCs/>
          <w:sz w:val="21"/>
          <w:szCs w:val="21"/>
          <w:lang w:eastAsia="zh"/>
        </w:rPr>
        <w:t>。</w:t>
      </w:r>
      <w:r>
        <w:rPr>
          <w:rFonts w:hint="eastAsia" w:ascii="微软雅黑" w:hAnsi="微软雅黑" w:eastAsia="微软雅黑" w:cs="仿宋"/>
          <w:bCs/>
          <w:sz w:val="21"/>
          <w:szCs w:val="21"/>
        </w:rPr>
        <w:t>租赁期间因乙方原因造成的损坏或缺失，由乙方承担修复或赔偿责任；若</w:t>
      </w:r>
      <w:r>
        <w:rPr>
          <w:rFonts w:hint="eastAsia" w:ascii="微软雅黑" w:hAnsi="微软雅黑" w:eastAsia="微软雅黑" w:cs="仿宋"/>
          <w:bCs/>
          <w:sz w:val="21"/>
          <w:szCs w:val="21"/>
          <w:lang w:eastAsia="zh"/>
        </w:rPr>
        <w:t>损坏或缺失系因租赁物本身质量问题导致，由甲方承担修复或赔偿责任。若</w:t>
      </w:r>
      <w:r>
        <w:rPr>
          <w:rFonts w:hint="eastAsia" w:ascii="微软雅黑" w:hAnsi="微软雅黑" w:eastAsia="微软雅黑" w:cs="仿宋"/>
          <w:bCs/>
          <w:sz w:val="21"/>
          <w:szCs w:val="21"/>
        </w:rPr>
        <w:t>乙方拒不恢复至约定状态或拒绝修复、赔偿的，由此扩大的实际经济损失由乙方全部承担(包括但不限于：案件受理费、律师费等）</w:t>
      </w:r>
      <w:r>
        <w:rPr>
          <w:rFonts w:hint="eastAsia" w:ascii="微软雅黑" w:hAnsi="微软雅黑" w:eastAsia="微软雅黑" w:cs="仿宋"/>
          <w:bCs/>
          <w:sz w:val="21"/>
          <w:szCs w:val="21"/>
          <w:lang w:eastAsia="zh"/>
        </w:rPr>
        <w:t>。</w:t>
      </w:r>
      <w:bookmarkEnd w:id="8"/>
    </w:p>
    <w:p w14:paraId="7B5340A3">
      <w:pPr>
        <w:pStyle w:val="5"/>
        <w:adjustRightInd w:val="0"/>
        <w:snapToGrid w:val="0"/>
        <w:spacing w:before="0" w:beforeLines="0" w:line="360" w:lineRule="auto"/>
        <w:ind w:left="0" w:firstLine="420" w:firstLineChars="200"/>
        <w:rPr>
          <w:rFonts w:ascii="微软雅黑" w:hAnsi="微软雅黑" w:eastAsia="微软雅黑" w:cs="仿宋"/>
          <w:bCs/>
          <w:sz w:val="21"/>
          <w:szCs w:val="21"/>
        </w:rPr>
      </w:pPr>
      <w:r>
        <w:rPr>
          <w:rFonts w:hint="eastAsia" w:ascii="微软雅黑" w:hAnsi="微软雅黑" w:eastAsia="微软雅黑" w:cs="仿宋"/>
          <w:sz w:val="21"/>
          <w:szCs w:val="21"/>
        </w:rPr>
        <w:t>2、乙方交还租赁物时，应</w:t>
      </w:r>
      <w:r>
        <w:rPr>
          <w:rFonts w:hint="eastAsia" w:ascii="微软雅黑" w:hAnsi="微软雅黑" w:eastAsia="微软雅黑" w:cs="仿宋"/>
          <w:bCs/>
          <w:sz w:val="21"/>
          <w:szCs w:val="21"/>
        </w:rPr>
        <w:t>保持</w:t>
      </w:r>
      <w:r>
        <w:rPr>
          <w:rFonts w:hint="eastAsia" w:ascii="微软雅黑" w:hAnsi="微软雅黑" w:eastAsia="微软雅黑" w:cs="仿宋"/>
          <w:sz w:val="21"/>
          <w:szCs w:val="21"/>
        </w:rPr>
        <w:t>租赁物</w:t>
      </w:r>
      <w:r>
        <w:rPr>
          <w:rFonts w:hint="eastAsia" w:ascii="微软雅黑" w:hAnsi="微软雅黑" w:eastAsia="微软雅黑" w:cs="仿宋"/>
          <w:bCs/>
          <w:sz w:val="21"/>
          <w:szCs w:val="21"/>
        </w:rPr>
        <w:t>干净整洁，遗弃物应自行清理干净，家具家电、设施设备应归位放置。</w:t>
      </w:r>
    </w:p>
    <w:p w14:paraId="20929719">
      <w:pPr>
        <w:adjustRightInd w:val="0"/>
        <w:snapToGrid w:val="0"/>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bCs/>
          <w:szCs w:val="21"/>
        </w:rPr>
        <w:t>3、</w:t>
      </w:r>
      <w:r>
        <w:rPr>
          <w:rFonts w:hint="eastAsia" w:ascii="微软雅黑" w:hAnsi="微软雅黑" w:eastAsia="微软雅黑" w:cs="仿宋"/>
          <w:szCs w:val="21"/>
        </w:rPr>
        <w:t>乙方逾期不交还租赁物的，甲方有权处置乙方未腾退的全部物品，且甲方有权按当时租赁物租金的两倍向乙方收取使用费，该期间发生的水电费及一切其他费用仍由乙方承担，且乙方应承担由此给甲方造成的损失。</w:t>
      </w:r>
    </w:p>
    <w:p w14:paraId="64CA1089">
      <w:pPr>
        <w:adjustRightInd w:val="0"/>
        <w:snapToGrid w:val="0"/>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4、若乙方在此租赁物地址上设立了工商登记的，乙方应在解除本合同前</w:t>
      </w:r>
      <w:r>
        <w:rPr>
          <w:rFonts w:ascii="微软雅黑" w:hAnsi="微软雅黑" w:eastAsia="微软雅黑" w:cs="仿宋"/>
          <w:szCs w:val="21"/>
        </w:rPr>
        <w:t>30</w:t>
      </w:r>
      <w:r>
        <w:rPr>
          <w:rFonts w:hint="eastAsia" w:ascii="微软雅黑" w:hAnsi="微软雅黑" w:eastAsia="微软雅黑" w:cs="仿宋"/>
          <w:szCs w:val="21"/>
        </w:rPr>
        <w:t>日内（乙方单方解除合同的情况下）或合同解除后10日内（甲方解除合同及甲乙双方协商一致解除合同的情况下），向其登记的机关提交包括但不限于工商注册的变更或注销手续等申请，办理过程中，甲方应当予以配合。若乙方未在约定时间内完成提交申请的，甲方有权自行向工商登记部门撤销乙方在此租赁物上的登记，由此产生的一切责任及费用均由乙方自行承担。</w:t>
      </w:r>
    </w:p>
    <w:p w14:paraId="278194F9">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十三、出租权转让、续租及转租</w:t>
      </w:r>
    </w:p>
    <w:p w14:paraId="27D884EB">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1、甲方在租赁期间有权提前30天通知乙方：甲方将对此租赁物的权利（包括本合同的全部权利义务）转让给甲方的关联公司或甲方授权的第三方，并由该第三方继续履行本合同甲方的全部权利义务，而乙方也继续履行本合同乙方的全部权利义务，乙方不得就甲方转让此租赁物的出租权及使用权等提出任何异议，更不得以此解除本合同。</w:t>
      </w:r>
    </w:p>
    <w:p w14:paraId="183DFE87">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2、</w:t>
      </w:r>
      <w:r>
        <w:rPr>
          <w:rFonts w:hint="eastAsia" w:ascii="微软雅黑" w:hAnsi="微软雅黑" w:eastAsia="微软雅黑" w:cs="Arial"/>
          <w:szCs w:val="21"/>
        </w:rPr>
        <w:t>本合同履行期限内，若该项目的运营管理权方因甲方原因发生变化的，甲方应当提前三十天通知乙方，并负责乙方与新运营方签署新的租赁合同</w:t>
      </w:r>
      <w:r>
        <w:rPr>
          <w:rFonts w:hint="eastAsia" w:ascii="微软雅黑" w:hAnsi="微软雅黑" w:eastAsia="微软雅黑" w:cs="仿宋"/>
          <w:szCs w:val="21"/>
        </w:rPr>
        <w:t>。</w:t>
      </w:r>
    </w:p>
    <w:p w14:paraId="50E9169A">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3、</w:t>
      </w:r>
      <w:r>
        <w:rPr>
          <w:rFonts w:hint="eastAsia" w:ascii="微软雅黑" w:hAnsi="微软雅黑" w:eastAsia="微软雅黑" w:cs="仿宋"/>
          <w:bCs/>
          <w:szCs w:val="21"/>
        </w:rPr>
        <w:t>租赁期限届满后，同等条件下，乙方可优先续租，乙方可在租赁期限届满六十日前向租赁物的所有权人或运营方提出续租申请，并与其沟通具体租赁条件、签署新的租赁合同。若未能续租的，乙方按本合同约定交还房屋。</w:t>
      </w:r>
    </w:p>
    <w:p w14:paraId="2455EC2C">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4、乙方若未在租赁期限届满六十日前未向甲方提出书面续租申请的，甲方有权在</w:t>
      </w:r>
      <w:r>
        <w:rPr>
          <w:rFonts w:ascii="微软雅黑" w:hAnsi="微软雅黑" w:eastAsia="微软雅黑" w:cs="仿宋"/>
          <w:szCs w:val="21"/>
        </w:rPr>
        <w:t>提前告知乙方后</w:t>
      </w:r>
      <w:r>
        <w:rPr>
          <w:rFonts w:hint="eastAsia" w:ascii="微软雅黑" w:hAnsi="微软雅黑" w:eastAsia="微软雅黑" w:cs="仿宋"/>
          <w:szCs w:val="21"/>
        </w:rPr>
        <w:t>带第三方在租赁期届满前</w:t>
      </w:r>
      <w:r>
        <w:rPr>
          <w:rFonts w:ascii="微软雅黑" w:hAnsi="微软雅黑" w:eastAsia="微软雅黑" w:cs="仿宋"/>
          <w:szCs w:val="21"/>
        </w:rPr>
        <w:t>六十日</w:t>
      </w:r>
      <w:r>
        <w:rPr>
          <w:rFonts w:hint="eastAsia" w:ascii="微软雅黑" w:hAnsi="微软雅黑" w:eastAsia="微软雅黑" w:cs="仿宋"/>
          <w:szCs w:val="21"/>
        </w:rPr>
        <w:t>内实地看此租赁物，乙方应予以配合。</w:t>
      </w:r>
    </w:p>
    <w:p w14:paraId="4B895AAB">
      <w:pPr>
        <w:spacing w:line="360" w:lineRule="auto"/>
        <w:ind w:firstLine="420" w:firstLineChars="200"/>
        <w:rPr>
          <w:rFonts w:ascii="微软雅黑" w:hAnsi="微软雅黑" w:eastAsia="微软雅黑" w:cs="仿宋"/>
          <w:bCs/>
          <w:szCs w:val="21"/>
        </w:rPr>
      </w:pPr>
      <w:r>
        <w:rPr>
          <w:rFonts w:hint="eastAsia" w:ascii="微软雅黑" w:hAnsi="微软雅黑" w:eastAsia="微软雅黑" w:cs="仿宋"/>
          <w:bCs/>
          <w:szCs w:val="21"/>
        </w:rPr>
        <w:t>5、未经甲方书面同意，乙方不得将</w:t>
      </w:r>
      <w:r>
        <w:rPr>
          <w:rFonts w:hint="eastAsia" w:ascii="微软雅黑" w:hAnsi="微软雅黑" w:eastAsia="微软雅黑" w:cs="仿宋"/>
          <w:szCs w:val="21"/>
        </w:rPr>
        <w:t>租赁物</w:t>
      </w:r>
      <w:r>
        <w:rPr>
          <w:rFonts w:hint="eastAsia" w:ascii="微软雅黑" w:hAnsi="微软雅黑" w:eastAsia="微软雅黑" w:cs="仿宋"/>
          <w:bCs/>
          <w:szCs w:val="21"/>
        </w:rPr>
        <w:t>全部或部分转租、分租给任何第三方，或以合作、合伙、联营等任何形式使用</w:t>
      </w:r>
      <w:r>
        <w:rPr>
          <w:rFonts w:hint="eastAsia" w:ascii="微软雅黑" w:hAnsi="微软雅黑" w:eastAsia="微软雅黑" w:cs="仿宋"/>
          <w:szCs w:val="21"/>
        </w:rPr>
        <w:t>租赁物</w:t>
      </w:r>
      <w:r>
        <w:rPr>
          <w:rFonts w:hint="eastAsia" w:ascii="微软雅黑" w:hAnsi="微软雅黑" w:eastAsia="微软雅黑" w:cs="仿宋"/>
          <w:bCs/>
          <w:szCs w:val="21"/>
        </w:rPr>
        <w:t>或利用租赁物进行经营。</w:t>
      </w:r>
    </w:p>
    <w:p w14:paraId="3877C7D6">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仿宋"/>
          <w:bCs/>
          <w:szCs w:val="21"/>
        </w:rPr>
        <w:t>6、</w:t>
      </w:r>
      <w:r>
        <w:rPr>
          <w:rFonts w:hint="eastAsia" w:ascii="微软雅黑" w:hAnsi="微软雅黑" w:eastAsia="微软雅黑" w:cs="仿宋"/>
          <w:szCs w:val="21"/>
        </w:rPr>
        <w:t>乙方不得自行处置本合同范围内的任何租赁物及其配套设施，也不得在租赁物及其配套设施上设定任何担保等权利负担。除本合同另有明确约定外，非因运营需要并经甲方事先同意，乙方不得以本合同项下的权益设定质押，</w:t>
      </w:r>
      <w:r>
        <w:rPr>
          <w:rFonts w:hint="eastAsia" w:ascii="微软雅黑" w:hAnsi="微软雅黑" w:eastAsia="微软雅黑" w:cs="仿宋"/>
          <w:bCs/>
          <w:szCs w:val="21"/>
        </w:rPr>
        <w:t>否则，</w:t>
      </w:r>
      <w:r>
        <w:rPr>
          <w:rFonts w:hint="eastAsia" w:ascii="微软雅黑" w:hAnsi="微软雅黑" w:eastAsia="微软雅黑" w:cs="Arial"/>
          <w:szCs w:val="21"/>
        </w:rPr>
        <w:t>甲方有权视情节轻重，采取包括但不限于警告、罚款、解除本合同等措施，并要求乙方承担由此产生的一切法律责任和后果。</w:t>
      </w:r>
    </w:p>
    <w:p w14:paraId="532E2BE3">
      <w:pPr>
        <w:adjustRightInd w:val="0"/>
        <w:snapToGrid w:val="0"/>
        <w:spacing w:line="360" w:lineRule="auto"/>
        <w:rPr>
          <w:rFonts w:ascii="微软雅黑" w:hAnsi="微软雅黑" w:eastAsia="微软雅黑" w:cs="仿宋"/>
          <w:b/>
          <w:szCs w:val="21"/>
        </w:rPr>
      </w:pPr>
      <w:r>
        <w:rPr>
          <w:rFonts w:hint="eastAsia" w:ascii="微软雅黑" w:hAnsi="微软雅黑" w:eastAsia="微软雅黑" w:cs="仿宋"/>
          <w:b/>
          <w:szCs w:val="21"/>
        </w:rPr>
        <w:t>十四、甲方的权利及义务</w:t>
      </w:r>
    </w:p>
    <w:p w14:paraId="2AC7E631">
      <w:pPr>
        <w:spacing w:line="360" w:lineRule="auto"/>
        <w:ind w:firstLine="420" w:firstLineChars="200"/>
        <w:rPr>
          <w:rFonts w:ascii="微软雅黑" w:hAnsi="微软雅黑" w:eastAsia="微软雅黑" w:cs="Arial"/>
          <w:szCs w:val="21"/>
        </w:rPr>
      </w:pPr>
      <w:r>
        <w:rPr>
          <w:rFonts w:ascii="微软雅黑" w:hAnsi="微软雅黑" w:eastAsia="微软雅黑" w:cs="Arial"/>
          <w:szCs w:val="21"/>
        </w:rPr>
        <w:t>1</w:t>
      </w:r>
      <w:r>
        <w:rPr>
          <w:rFonts w:hint="eastAsia" w:ascii="微软雅黑" w:hAnsi="微软雅黑" w:eastAsia="微软雅黑" w:cs="Arial"/>
          <w:szCs w:val="21"/>
        </w:rPr>
        <w:t>、</w:t>
      </w:r>
      <w:r>
        <w:rPr>
          <w:rFonts w:ascii="微软雅黑" w:hAnsi="微软雅黑" w:eastAsia="微软雅黑" w:cs="Arial"/>
          <w:szCs w:val="21"/>
        </w:rPr>
        <w:t>甲方的权利</w:t>
      </w:r>
      <w:r>
        <w:rPr>
          <w:rFonts w:hint="eastAsia" w:ascii="微软雅黑" w:hAnsi="微软雅黑" w:eastAsia="微软雅黑" w:cs="Arial"/>
          <w:szCs w:val="21"/>
        </w:rPr>
        <w:t>：</w:t>
      </w:r>
    </w:p>
    <w:p w14:paraId="7D3F28F3">
      <w:pPr>
        <w:spacing w:line="360" w:lineRule="auto"/>
        <w:ind w:firstLine="420" w:firstLineChars="200"/>
        <w:rPr>
          <w:rFonts w:ascii="微软雅黑" w:hAnsi="微软雅黑" w:eastAsia="微软雅黑" w:cs="Arial"/>
          <w:szCs w:val="21"/>
        </w:rPr>
      </w:pPr>
      <w:r>
        <w:rPr>
          <w:rFonts w:hint="eastAsia" w:ascii="微软雅黑" w:hAnsi="微软雅黑" w:eastAsia="微软雅黑" w:cs="Arial"/>
          <w:szCs w:val="21"/>
        </w:rPr>
        <w:t>（1）</w:t>
      </w:r>
      <w:r>
        <w:rPr>
          <w:rFonts w:ascii="微软雅黑" w:hAnsi="微软雅黑" w:eastAsia="微软雅黑" w:cs="Arial"/>
          <w:szCs w:val="21"/>
        </w:rPr>
        <w:t>审查</w:t>
      </w:r>
      <w:r>
        <w:rPr>
          <w:rFonts w:hint="eastAsia" w:ascii="微软雅黑" w:hAnsi="微软雅黑" w:eastAsia="微软雅黑" w:cs="Arial"/>
          <w:szCs w:val="21"/>
        </w:rPr>
        <w:t>该租赁物</w:t>
      </w:r>
      <w:r>
        <w:rPr>
          <w:rFonts w:ascii="微软雅黑" w:hAnsi="微软雅黑" w:eastAsia="微软雅黑" w:cs="Arial"/>
          <w:szCs w:val="21"/>
        </w:rPr>
        <w:t>扩建、改建计划</w:t>
      </w:r>
      <w:r>
        <w:rPr>
          <w:rFonts w:hint="eastAsia" w:ascii="微软雅黑" w:hAnsi="微软雅黑" w:eastAsia="微软雅黑" w:cs="Arial"/>
          <w:szCs w:val="21"/>
        </w:rPr>
        <w:t>（如新增经营场地或经营内容等）；</w:t>
      </w:r>
    </w:p>
    <w:p w14:paraId="543D3837">
      <w:pPr>
        <w:spacing w:line="360" w:lineRule="auto"/>
        <w:ind w:firstLine="420" w:firstLineChars="200"/>
        <w:rPr>
          <w:rFonts w:ascii="微软雅黑" w:hAnsi="微软雅黑" w:eastAsia="微软雅黑" w:cs="Arial"/>
          <w:szCs w:val="21"/>
        </w:rPr>
      </w:pPr>
      <w:r>
        <w:rPr>
          <w:rFonts w:hint="eastAsia" w:ascii="微软雅黑" w:hAnsi="微软雅黑" w:eastAsia="微软雅黑" w:cs="Arial"/>
          <w:szCs w:val="21"/>
        </w:rPr>
        <w:t>（2）甲方享有使用该租赁物专属内部优惠价格的权益，具体优惠价格每年经甲乙双方友好协商后确定；</w:t>
      </w:r>
    </w:p>
    <w:p w14:paraId="03FE3903">
      <w:pPr>
        <w:spacing w:line="360" w:lineRule="auto"/>
        <w:ind w:firstLine="420" w:firstLineChars="200"/>
        <w:rPr>
          <w:rFonts w:ascii="微软雅黑" w:hAnsi="微软雅黑" w:eastAsia="微软雅黑" w:cs="Arial"/>
          <w:szCs w:val="21"/>
        </w:rPr>
      </w:pPr>
      <w:r>
        <w:rPr>
          <w:rFonts w:hint="eastAsia" w:ascii="微软雅黑" w:hAnsi="微软雅黑" w:eastAsia="微软雅黑" w:cs="Arial"/>
          <w:szCs w:val="21"/>
        </w:rPr>
        <w:t>（3）</w:t>
      </w:r>
      <w:r>
        <w:rPr>
          <w:rFonts w:ascii="微软雅黑" w:hAnsi="微软雅黑" w:eastAsia="微软雅黑" w:cs="Arial"/>
          <w:szCs w:val="21"/>
        </w:rPr>
        <w:t>甲方拥有</w:t>
      </w:r>
      <w:r>
        <w:rPr>
          <w:rFonts w:hint="eastAsia" w:ascii="微软雅黑" w:hAnsi="微软雅黑" w:eastAsia="微软雅黑" w:cs="Arial"/>
          <w:szCs w:val="21"/>
        </w:rPr>
        <w:t>该租赁物</w:t>
      </w:r>
      <w:r>
        <w:rPr>
          <w:rFonts w:ascii="微软雅黑" w:hAnsi="微软雅黑" w:eastAsia="微软雅黑" w:cs="Arial"/>
          <w:szCs w:val="21"/>
        </w:rPr>
        <w:t>经营品牌之于本项目的对外宣传</w:t>
      </w:r>
      <w:r>
        <w:rPr>
          <w:rFonts w:hint="eastAsia" w:ascii="微软雅黑" w:hAnsi="微软雅黑" w:eastAsia="微软雅黑" w:cs="Arial"/>
          <w:szCs w:val="21"/>
        </w:rPr>
        <w:t>、</w:t>
      </w:r>
      <w:r>
        <w:rPr>
          <w:rFonts w:ascii="微软雅黑" w:hAnsi="微软雅黑" w:eastAsia="微软雅黑" w:cs="Arial"/>
          <w:szCs w:val="21"/>
        </w:rPr>
        <w:t>广告输出的权利</w:t>
      </w:r>
      <w:r>
        <w:rPr>
          <w:rFonts w:hint="eastAsia" w:ascii="微软雅黑" w:hAnsi="微软雅黑" w:eastAsia="微软雅黑" w:cs="Arial"/>
          <w:szCs w:val="21"/>
        </w:rPr>
        <w:t>；</w:t>
      </w:r>
    </w:p>
    <w:p w14:paraId="28A7FC2D">
      <w:pPr>
        <w:spacing w:line="360" w:lineRule="auto"/>
        <w:ind w:firstLine="420" w:firstLineChars="200"/>
        <w:rPr>
          <w:rFonts w:ascii="微软雅黑" w:hAnsi="微软雅黑" w:eastAsia="微软雅黑" w:cs="Arial"/>
          <w:szCs w:val="21"/>
        </w:rPr>
      </w:pPr>
      <w:r>
        <w:rPr>
          <w:rFonts w:hint="eastAsia" w:ascii="微软雅黑" w:hAnsi="微软雅黑" w:eastAsia="微软雅黑" w:cs="Arial"/>
          <w:szCs w:val="21"/>
        </w:rPr>
        <w:t>（4）</w:t>
      </w:r>
      <w:r>
        <w:rPr>
          <w:rFonts w:ascii="微软雅黑" w:hAnsi="微软雅黑" w:eastAsia="微软雅黑" w:cs="Arial"/>
          <w:szCs w:val="21"/>
        </w:rPr>
        <w:t>甲方有权优先收取经营收入中应收的</w:t>
      </w:r>
      <w:r>
        <w:rPr>
          <w:rFonts w:hint="eastAsia" w:ascii="微软雅黑" w:hAnsi="微软雅黑" w:eastAsia="微软雅黑" w:cs="Arial"/>
          <w:szCs w:val="21"/>
        </w:rPr>
        <w:t>租赁</w:t>
      </w:r>
      <w:r>
        <w:rPr>
          <w:rFonts w:ascii="微软雅黑" w:hAnsi="微软雅黑" w:eastAsia="微软雅黑" w:cs="Arial"/>
          <w:szCs w:val="21"/>
        </w:rPr>
        <w:t>费</w:t>
      </w:r>
      <w:r>
        <w:rPr>
          <w:rFonts w:hint="eastAsia" w:ascii="微软雅黑" w:hAnsi="微软雅黑" w:eastAsia="微软雅黑" w:cs="Arial"/>
          <w:szCs w:val="21"/>
        </w:rPr>
        <w:t>；</w:t>
      </w:r>
    </w:p>
    <w:p w14:paraId="515C3114">
      <w:pPr>
        <w:spacing w:line="360" w:lineRule="auto"/>
        <w:ind w:firstLine="420" w:firstLineChars="200"/>
        <w:rPr>
          <w:rFonts w:ascii="微软雅黑" w:hAnsi="微软雅黑" w:eastAsia="微软雅黑" w:cs="Arial"/>
          <w:szCs w:val="21"/>
        </w:rPr>
      </w:pPr>
      <w:r>
        <w:rPr>
          <w:rFonts w:hint="eastAsia" w:ascii="微软雅黑" w:hAnsi="微软雅黑" w:eastAsia="微软雅黑" w:cs="Arial"/>
          <w:szCs w:val="21"/>
        </w:rPr>
        <w:t>（</w:t>
      </w:r>
      <w:r>
        <w:rPr>
          <w:rFonts w:ascii="微软雅黑" w:hAnsi="微软雅黑" w:eastAsia="微软雅黑" w:cs="Arial"/>
          <w:szCs w:val="21"/>
        </w:rPr>
        <w:t>5</w:t>
      </w:r>
      <w:r>
        <w:rPr>
          <w:rFonts w:hint="eastAsia" w:ascii="微软雅黑" w:hAnsi="微软雅黑" w:eastAsia="微软雅黑" w:cs="Arial"/>
          <w:szCs w:val="21"/>
        </w:rPr>
        <w:t>）</w:t>
      </w:r>
      <w:r>
        <w:rPr>
          <w:rFonts w:ascii="微软雅黑" w:hAnsi="微软雅黑" w:eastAsia="微软雅黑" w:cs="Arial"/>
          <w:szCs w:val="21"/>
        </w:rPr>
        <w:t>甲方有项目的监督检查权</w:t>
      </w:r>
      <w:r>
        <w:rPr>
          <w:rFonts w:hint="eastAsia" w:ascii="微软雅黑" w:hAnsi="微软雅黑" w:eastAsia="微软雅黑" w:cs="Arial"/>
          <w:szCs w:val="21"/>
        </w:rPr>
        <w:t>；</w:t>
      </w:r>
    </w:p>
    <w:p w14:paraId="59CCA34E">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Arial"/>
          <w:szCs w:val="21"/>
        </w:rPr>
        <w:t>（</w:t>
      </w:r>
      <w:r>
        <w:rPr>
          <w:rFonts w:ascii="微软雅黑" w:hAnsi="微软雅黑" w:eastAsia="微软雅黑" w:cs="Arial"/>
          <w:szCs w:val="21"/>
        </w:rPr>
        <w:t>6</w:t>
      </w:r>
      <w:r>
        <w:rPr>
          <w:rFonts w:hint="eastAsia" w:ascii="微软雅黑" w:hAnsi="微软雅黑" w:eastAsia="微软雅黑" w:cs="Arial"/>
          <w:szCs w:val="21"/>
        </w:rPr>
        <w:t>）</w:t>
      </w:r>
      <w:r>
        <w:rPr>
          <w:rFonts w:ascii="微软雅黑" w:hAnsi="微软雅黑" w:eastAsia="微软雅黑" w:cs="Arial"/>
          <w:szCs w:val="21"/>
        </w:rPr>
        <w:t>审阅</w:t>
      </w:r>
      <w:r>
        <w:rPr>
          <w:rFonts w:hint="eastAsia" w:ascii="微软雅黑" w:hAnsi="微软雅黑" w:eastAsia="微软雅黑" w:cs="Arial"/>
          <w:szCs w:val="21"/>
        </w:rPr>
        <w:t>该租赁物</w:t>
      </w:r>
      <w:r>
        <w:rPr>
          <w:rFonts w:ascii="微软雅黑" w:hAnsi="微软雅黑" w:eastAsia="微软雅黑" w:cs="Arial"/>
          <w:szCs w:val="21"/>
        </w:rPr>
        <w:t>年度经营方案、年度财务预算</w:t>
      </w:r>
      <w:r>
        <w:rPr>
          <w:rFonts w:hint="eastAsia" w:ascii="微软雅黑" w:hAnsi="微软雅黑" w:eastAsia="微软雅黑" w:cs="Arial"/>
          <w:bCs/>
          <w:szCs w:val="21"/>
        </w:rPr>
        <w:t>等经营管理内容</w:t>
      </w:r>
      <w:r>
        <w:rPr>
          <w:rFonts w:hint="eastAsia" w:ascii="微软雅黑" w:hAnsi="微软雅黑" w:eastAsia="微软雅黑" w:cs="Arial"/>
          <w:szCs w:val="21"/>
        </w:rPr>
        <w:t>；</w:t>
      </w:r>
    </w:p>
    <w:p w14:paraId="2337DEA0">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Arial"/>
          <w:szCs w:val="21"/>
        </w:rPr>
        <w:t>（7）</w:t>
      </w:r>
      <w:r>
        <w:rPr>
          <w:rFonts w:hint="eastAsia" w:ascii="微软雅黑" w:hAnsi="微软雅黑" w:eastAsia="微软雅黑" w:cs="Arial"/>
          <w:bCs/>
          <w:szCs w:val="21"/>
        </w:rPr>
        <w:t>有权对本合同相关的乙方所有账户及经营情况进行监管，并要求乙方每年度结束时提供经营期所涉及相关的数据、凭证和材料等资料进行审查。若甲方对乙方提供的财务报表有疑问，可向乙方要求查阅经营业务相关资料或聘请审计机构审计(审计机构由甲乙双方共同选定，且审计每年一次)。第三方机构审计所发生的费用原则上列入经营成本中(每年限一次，超出部分由甲方承担),但因乙方提供数据有误或故意隐瞒谎报数据的，审计费用由乙方承担，甲方有权追究其责任。</w:t>
      </w:r>
    </w:p>
    <w:p w14:paraId="5C40869D">
      <w:pPr>
        <w:spacing w:line="360" w:lineRule="auto"/>
        <w:ind w:firstLine="420" w:firstLineChars="200"/>
        <w:rPr>
          <w:rFonts w:hint="eastAsia" w:ascii="微软雅黑" w:hAnsi="微软雅黑" w:eastAsia="微软雅黑" w:cs="仿宋"/>
          <w:bCs/>
          <w:szCs w:val="21"/>
        </w:rPr>
      </w:pPr>
      <w:r>
        <w:rPr>
          <w:rFonts w:ascii="微软雅黑" w:hAnsi="微软雅黑" w:eastAsia="微软雅黑" w:cs="仿宋"/>
          <w:szCs w:val="21"/>
        </w:rPr>
        <w:t>2</w:t>
      </w:r>
      <w:r>
        <w:rPr>
          <w:rFonts w:hint="eastAsia" w:ascii="微软雅黑" w:hAnsi="微软雅黑" w:eastAsia="微软雅黑" w:cs="仿宋"/>
          <w:szCs w:val="21"/>
        </w:rPr>
        <w:t>、</w:t>
      </w:r>
      <w:r>
        <w:rPr>
          <w:rFonts w:ascii="微软雅黑" w:hAnsi="微软雅黑" w:eastAsia="微软雅黑" w:cs="仿宋"/>
          <w:bCs/>
          <w:szCs w:val="21"/>
        </w:rPr>
        <w:t>甲方应依据</w:t>
      </w:r>
      <w:r>
        <w:rPr>
          <w:rFonts w:hint="eastAsia" w:ascii="微软雅黑" w:hAnsi="微软雅黑" w:eastAsia="微软雅黑" w:cs="仿宋"/>
          <w:szCs w:val="21"/>
        </w:rPr>
        <w:t>乙方认可的</w:t>
      </w:r>
      <w:r>
        <w:rPr>
          <w:rFonts w:hint="eastAsia" w:ascii="微软雅黑" w:hAnsi="微软雅黑" w:eastAsia="微软雅黑" w:cs="仿宋"/>
          <w:bCs/>
          <w:szCs w:val="21"/>
        </w:rPr>
        <w:t>《</w:t>
      </w:r>
      <w:r>
        <w:rPr>
          <w:rFonts w:ascii="微软雅黑" w:hAnsi="微软雅黑" w:eastAsia="微软雅黑" w:cs="仿宋"/>
          <w:bCs/>
          <w:szCs w:val="21"/>
        </w:rPr>
        <w:t>设计</w:t>
      </w:r>
      <w:r>
        <w:rPr>
          <w:rFonts w:hint="eastAsia" w:ascii="微软雅黑" w:hAnsi="微软雅黑" w:eastAsia="微软雅黑" w:cs="仿宋"/>
          <w:bCs/>
          <w:szCs w:val="21"/>
        </w:rPr>
        <w:t>方案》</w:t>
      </w:r>
      <w:r>
        <w:rPr>
          <w:rFonts w:ascii="微软雅黑" w:hAnsi="微软雅黑" w:eastAsia="微软雅黑" w:cs="仿宋"/>
          <w:bCs/>
          <w:szCs w:val="21"/>
        </w:rPr>
        <w:t>完成租赁物的建筑</w:t>
      </w:r>
      <w:r>
        <w:rPr>
          <w:rFonts w:hint="eastAsia" w:ascii="微软雅黑" w:hAnsi="微软雅黑" w:eastAsia="微软雅黑" w:cs="仿宋"/>
          <w:bCs/>
          <w:szCs w:val="21"/>
        </w:rPr>
        <w:t>、软装设计、土建、硬装、软装、设施设备及景观打造，并</w:t>
      </w:r>
      <w:r>
        <w:rPr>
          <w:rFonts w:ascii="微软雅黑" w:hAnsi="微软雅黑" w:eastAsia="微软雅黑" w:cs="仿宋"/>
          <w:bCs/>
          <w:szCs w:val="21"/>
        </w:rPr>
        <w:t>依约</w:t>
      </w:r>
      <w:r>
        <w:rPr>
          <w:rFonts w:hint="eastAsia" w:ascii="微软雅黑" w:hAnsi="微软雅黑" w:eastAsia="微软雅黑" w:cs="仿宋"/>
          <w:bCs/>
          <w:szCs w:val="21"/>
        </w:rPr>
        <w:t>将该租赁物及配套设施设备如约交付给乙方使用.</w:t>
      </w:r>
    </w:p>
    <w:p w14:paraId="075C82CD">
      <w:pPr>
        <w:spacing w:line="360" w:lineRule="auto"/>
        <w:ind w:firstLine="420" w:firstLineChars="200"/>
        <w:rPr>
          <w:rFonts w:hint="eastAsia" w:ascii="微软雅黑" w:hAnsi="微软雅黑" w:eastAsia="微软雅黑" w:cs="仿宋"/>
          <w:bCs/>
          <w:szCs w:val="21"/>
          <w:lang w:eastAsia="zh"/>
        </w:rPr>
      </w:pPr>
      <w:r>
        <w:rPr>
          <w:rFonts w:ascii="微软雅黑" w:hAnsi="微软雅黑" w:eastAsia="微软雅黑" w:cs="仿宋"/>
          <w:bCs/>
          <w:szCs w:val="21"/>
        </w:rPr>
        <w:t>3</w:t>
      </w:r>
      <w:r>
        <w:rPr>
          <w:rFonts w:hint="eastAsia" w:ascii="微软雅黑" w:hAnsi="微软雅黑" w:eastAsia="微软雅黑" w:cs="仿宋"/>
          <w:bCs/>
          <w:szCs w:val="21"/>
        </w:rPr>
        <w:t>、</w:t>
      </w:r>
      <w:bookmarkStart w:id="9" w:name="autodocs_31_1"/>
      <w:r>
        <w:rPr>
          <w:rFonts w:hint="eastAsia" w:ascii="微软雅黑" w:hAnsi="微软雅黑" w:eastAsia="微软雅黑" w:cs="仿宋"/>
          <w:bCs/>
          <w:szCs w:val="21"/>
        </w:rPr>
        <w:t>在租赁期限内，甲方将采取</w:t>
      </w:r>
      <w:r>
        <w:rPr>
          <w:rFonts w:hint="eastAsia" w:ascii="微软雅黑" w:hAnsi="微软雅黑" w:eastAsia="微软雅黑" w:cs="仿宋"/>
          <w:bCs/>
          <w:szCs w:val="21"/>
          <w:lang w:eastAsia="zh"/>
        </w:rPr>
        <w:t>以下具体</w:t>
      </w:r>
      <w:r>
        <w:rPr>
          <w:rFonts w:hint="eastAsia" w:ascii="微软雅黑" w:hAnsi="微软雅黑" w:eastAsia="微软雅黑" w:cs="仿宋"/>
          <w:bCs/>
          <w:szCs w:val="21"/>
        </w:rPr>
        <w:t>措施确保租赁物经营不受干扰</w:t>
      </w:r>
      <w:r>
        <w:rPr>
          <w:rFonts w:hint="eastAsia" w:ascii="微软雅黑" w:hAnsi="微软雅黑" w:eastAsia="微软雅黑" w:cs="仿宋"/>
          <w:bCs/>
          <w:szCs w:val="21"/>
          <w:lang w:eastAsia="zh"/>
        </w:rPr>
        <w:t>：</w:t>
      </w:r>
    </w:p>
    <w:p w14:paraId="2B7ACF1F">
      <w:pPr>
        <w:spacing w:line="360" w:lineRule="auto"/>
        <w:ind w:firstLine="420" w:firstLineChars="200"/>
        <w:rPr>
          <w:rFonts w:hint="eastAsia" w:ascii="微软雅黑" w:hAnsi="微软雅黑" w:eastAsia="微软雅黑" w:cs="仿宋"/>
          <w:bCs/>
          <w:szCs w:val="21"/>
          <w:lang w:eastAsia="zh"/>
        </w:rPr>
      </w:pPr>
      <w:r>
        <w:rPr>
          <w:rFonts w:hint="eastAsia" w:ascii="微软雅黑" w:hAnsi="微软雅黑" w:eastAsia="微软雅黑" w:cs="仿宋"/>
          <w:bCs/>
          <w:szCs w:val="21"/>
          <w:lang w:eastAsia="zh"/>
        </w:rPr>
        <w:t>（1）设立专门的协调小组，负责处理任何可能影响乙方正常经营的问题；</w:t>
      </w:r>
    </w:p>
    <w:p w14:paraId="33456174">
      <w:pPr>
        <w:spacing w:line="360" w:lineRule="auto"/>
        <w:ind w:firstLine="420" w:firstLineChars="200"/>
        <w:rPr>
          <w:rFonts w:hint="eastAsia" w:ascii="微软雅黑" w:hAnsi="微软雅黑" w:eastAsia="微软雅黑" w:cs="仿宋"/>
          <w:bCs/>
          <w:szCs w:val="21"/>
          <w:lang w:eastAsia="zh"/>
        </w:rPr>
      </w:pPr>
      <w:r>
        <w:rPr>
          <w:rFonts w:hint="eastAsia" w:ascii="微软雅黑" w:hAnsi="微软雅黑" w:eastAsia="微软雅黑" w:cs="仿宋"/>
          <w:bCs/>
          <w:szCs w:val="21"/>
          <w:lang w:eastAsia="zh"/>
        </w:rPr>
        <w:t>（2）建立快速响应机制，确保在接到乙方通知后24小时内处理任何干扰事件；</w:t>
      </w:r>
    </w:p>
    <w:p w14:paraId="20DD19B2">
      <w:pPr>
        <w:spacing w:line="360" w:lineRule="auto"/>
        <w:ind w:firstLine="420" w:firstLineChars="200"/>
        <w:rPr>
          <w:rFonts w:hint="eastAsia" w:ascii="微软雅黑" w:hAnsi="微软雅黑" w:eastAsia="微软雅黑" w:cs="仿宋"/>
          <w:bCs/>
          <w:szCs w:val="21"/>
          <w:lang w:eastAsia="zh"/>
        </w:rPr>
      </w:pPr>
      <w:r>
        <w:rPr>
          <w:rFonts w:hint="eastAsia" w:ascii="微软雅黑" w:hAnsi="微软雅黑" w:eastAsia="微软雅黑" w:cs="仿宋"/>
          <w:bCs/>
          <w:szCs w:val="21"/>
          <w:lang w:eastAsia="zh"/>
        </w:rPr>
        <w:t>（3）如因甲方原因导致乙方经营受到干扰，甲方应在接到乙方通知后7日内采取补救措施，并赔偿乙方因此遭受的全部损失</w:t>
      </w:r>
      <w:r>
        <w:rPr>
          <w:rFonts w:hint="eastAsia" w:ascii="微软雅黑" w:hAnsi="微软雅黑" w:eastAsia="微软雅黑" w:cs="仿宋"/>
          <w:bCs/>
          <w:szCs w:val="21"/>
        </w:rPr>
        <w:t>。</w:t>
      </w:r>
    </w:p>
    <w:bookmarkEnd w:id="9"/>
    <w:p w14:paraId="05339663">
      <w:pPr>
        <w:spacing w:line="360" w:lineRule="auto"/>
        <w:ind w:firstLine="420" w:firstLineChars="200"/>
        <w:rPr>
          <w:rFonts w:hint="eastAsia" w:ascii="微软雅黑" w:hAnsi="微软雅黑" w:eastAsia="微软雅黑" w:cs="仿宋"/>
          <w:bCs/>
          <w:szCs w:val="21"/>
        </w:rPr>
      </w:pPr>
      <w:r>
        <w:rPr>
          <w:rFonts w:ascii="微软雅黑" w:hAnsi="微软雅黑" w:eastAsia="微软雅黑" w:cs="仿宋"/>
          <w:bCs/>
          <w:szCs w:val="21"/>
        </w:rPr>
        <w:t>4</w:t>
      </w:r>
      <w:r>
        <w:rPr>
          <w:rFonts w:hint="eastAsia" w:ascii="微软雅黑" w:hAnsi="微软雅黑" w:eastAsia="微软雅黑" w:cs="仿宋"/>
          <w:bCs/>
          <w:szCs w:val="21"/>
        </w:rPr>
        <w:t>、</w:t>
      </w:r>
      <w:r>
        <w:rPr>
          <w:rFonts w:ascii="微软雅黑" w:hAnsi="微软雅黑" w:eastAsia="微软雅黑" w:cs="仿宋"/>
          <w:bCs/>
          <w:szCs w:val="21"/>
        </w:rPr>
        <w:t>在租赁期限内，甲方有权根据本合同约定及法律法规规定自行或配合物业管理单位、政府机关对乙方就租赁物的使用行为进行监督、管理，对乙方违约、违法使用租赁物的行为进行制止。</w:t>
      </w:r>
    </w:p>
    <w:p w14:paraId="15303BE4">
      <w:pPr>
        <w:spacing w:line="360" w:lineRule="auto"/>
        <w:ind w:firstLine="420" w:firstLineChars="200"/>
        <w:rPr>
          <w:rFonts w:hint="eastAsia" w:ascii="微软雅黑" w:hAnsi="微软雅黑" w:eastAsia="微软雅黑" w:cs="仿宋"/>
          <w:szCs w:val="21"/>
          <w:lang w:eastAsia="zh"/>
        </w:rPr>
      </w:pPr>
      <w:r>
        <w:rPr>
          <w:rFonts w:ascii="微软雅黑" w:hAnsi="微软雅黑" w:eastAsia="微软雅黑" w:cs="仿宋"/>
          <w:bCs/>
          <w:szCs w:val="21"/>
        </w:rPr>
        <w:t>5</w:t>
      </w:r>
      <w:r>
        <w:rPr>
          <w:rFonts w:hint="eastAsia" w:ascii="微软雅黑" w:hAnsi="微软雅黑" w:eastAsia="微软雅黑" w:cs="仿宋"/>
          <w:bCs/>
          <w:szCs w:val="21"/>
        </w:rPr>
        <w:t>、</w:t>
      </w:r>
      <w:bookmarkStart w:id="10" w:name="autodocs_33_1"/>
      <w:r>
        <w:rPr>
          <w:rFonts w:ascii="微软雅黑" w:hAnsi="微软雅黑" w:eastAsia="微软雅黑" w:cs="仿宋"/>
          <w:bCs/>
          <w:szCs w:val="21"/>
        </w:rPr>
        <w:t>租赁物租赁期内</w:t>
      </w:r>
      <w:r>
        <w:rPr>
          <w:rFonts w:ascii="微软雅黑" w:hAnsi="微软雅黑" w:eastAsia="微软雅黑" w:cs="仿宋"/>
          <w:szCs w:val="21"/>
        </w:rPr>
        <w:t>，</w:t>
      </w:r>
      <w:r>
        <w:rPr>
          <w:rFonts w:hint="eastAsia" w:ascii="微软雅黑" w:hAnsi="微软雅黑" w:eastAsia="微软雅黑" w:cs="华文仿宋"/>
          <w:szCs w:val="21"/>
        </w:rPr>
        <w:t>甲</w:t>
      </w:r>
      <w:r>
        <w:rPr>
          <w:rFonts w:hint="eastAsia" w:ascii="微软雅黑" w:hAnsi="微软雅黑" w:eastAsia="微软雅黑" w:cs="仿宋"/>
          <w:szCs w:val="21"/>
        </w:rPr>
        <w:t>方有义务协助和配合乙方办理相关的经营手续，并提供其</w:t>
      </w:r>
      <w:r>
        <w:rPr>
          <w:rFonts w:ascii="微软雅黑" w:hAnsi="微软雅黑" w:eastAsia="微软雅黑" w:cs="仿宋"/>
          <w:szCs w:val="21"/>
        </w:rPr>
        <w:t>租赁物</w:t>
      </w:r>
      <w:r>
        <w:rPr>
          <w:rFonts w:hint="eastAsia" w:ascii="微软雅黑" w:hAnsi="微软雅黑" w:eastAsia="微软雅黑" w:cs="仿宋"/>
          <w:szCs w:val="21"/>
        </w:rPr>
        <w:t>手续及相关证明材料。</w:t>
      </w:r>
      <w:r>
        <w:rPr>
          <w:rFonts w:hint="eastAsia" w:ascii="微软雅黑" w:hAnsi="微软雅黑" w:eastAsia="微软雅黑" w:cs="仿宋"/>
          <w:szCs w:val="21"/>
          <w:lang w:eastAsia="zh"/>
        </w:rPr>
        <w:t>若甲方未能履行上述义务，导致乙方无法正常办理经营手续，甲方应承担由此给乙方造成的全部损失，并支付相当于当年保底租金100%的违约金。</w:t>
      </w:r>
      <w:bookmarkEnd w:id="10"/>
    </w:p>
    <w:p w14:paraId="12BE3DB3">
      <w:pPr>
        <w:spacing w:line="360" w:lineRule="auto"/>
        <w:ind w:firstLine="420" w:firstLineChars="200"/>
        <w:rPr>
          <w:rFonts w:hint="eastAsia" w:ascii="微软雅黑" w:hAnsi="微软雅黑" w:eastAsia="微软雅黑" w:cs="Arial"/>
          <w:szCs w:val="21"/>
          <w:lang w:eastAsia="zh"/>
        </w:rPr>
      </w:pPr>
      <w:r>
        <w:rPr>
          <w:rFonts w:ascii="微软雅黑" w:hAnsi="微软雅黑" w:eastAsia="微软雅黑" w:cs="仿宋"/>
          <w:szCs w:val="21"/>
        </w:rPr>
        <w:t>6</w:t>
      </w:r>
      <w:r>
        <w:rPr>
          <w:rFonts w:hint="eastAsia" w:ascii="微软雅黑" w:hAnsi="微软雅黑" w:eastAsia="微软雅黑" w:cs="仿宋"/>
          <w:szCs w:val="21"/>
        </w:rPr>
        <w:t>、</w:t>
      </w:r>
      <w:bookmarkStart w:id="11" w:name="autodocs_34_1"/>
      <w:r>
        <w:rPr>
          <w:rFonts w:hint="eastAsia" w:ascii="微软雅黑" w:hAnsi="微软雅黑" w:eastAsia="微软雅黑" w:cs="Arial"/>
          <w:szCs w:val="21"/>
        </w:rPr>
        <w:t>甲方应如实披露该租赁物的任何及全部权利负担（包括但不限于任何抵押、质押、留置、保证、有限购买权、查封等），并在租赁经营期限内不时地对该等披露进行更新，确保乙方在租赁期间可正常使用租赁物。</w:t>
      </w:r>
      <w:r>
        <w:rPr>
          <w:rFonts w:hint="eastAsia" w:ascii="微软雅黑" w:hAnsi="微软雅黑" w:eastAsia="微软雅黑" w:cs="Arial"/>
          <w:szCs w:val="21"/>
          <w:lang w:eastAsia="zh"/>
        </w:rPr>
        <w:t>如因甲方未能如实披露租赁物的权利负担，导致乙方无法正常使用租赁物或遭受损失的，甲方应承担违约责任，赔偿乙方因此遭受的全部损失（包括但不限于：律师费、诉讼费等），并支付相当于当年保底租金100%的违约金。</w:t>
      </w:r>
      <w:bookmarkEnd w:id="11"/>
    </w:p>
    <w:p w14:paraId="094A8E0A">
      <w:pPr>
        <w:spacing w:line="360" w:lineRule="auto"/>
        <w:ind w:firstLine="420" w:firstLineChars="200"/>
        <w:rPr>
          <w:rFonts w:hint="eastAsia" w:ascii="微软雅黑" w:hAnsi="微软雅黑" w:eastAsia="微软雅黑" w:cs="Arial"/>
          <w:szCs w:val="21"/>
        </w:rPr>
      </w:pPr>
      <w:r>
        <w:rPr>
          <w:rFonts w:ascii="微软雅黑" w:hAnsi="微软雅黑" w:eastAsia="微软雅黑" w:cs="Arial"/>
          <w:szCs w:val="21"/>
        </w:rPr>
        <w:t>7</w:t>
      </w:r>
      <w:r>
        <w:rPr>
          <w:rFonts w:hint="eastAsia" w:ascii="微软雅黑" w:hAnsi="微软雅黑" w:eastAsia="微软雅黑" w:cs="Arial"/>
          <w:szCs w:val="21"/>
        </w:rPr>
        <w:t>、甲方有权对乙方的经营管理品质问题进行监督及考核。</w:t>
      </w:r>
    </w:p>
    <w:p w14:paraId="7437ACA8">
      <w:pPr>
        <w:pStyle w:val="10"/>
        <w:adjustRightInd w:val="0"/>
        <w:snapToGrid w:val="0"/>
        <w:spacing w:before="0" w:line="360" w:lineRule="auto"/>
        <w:ind w:firstLine="0"/>
        <w:rPr>
          <w:rFonts w:hint="eastAsia" w:ascii="微软雅黑" w:hAnsi="微软雅黑" w:eastAsia="微软雅黑" w:cs="仿宋"/>
          <w:b/>
          <w:bCs/>
          <w:szCs w:val="21"/>
        </w:rPr>
      </w:pPr>
      <w:r>
        <w:rPr>
          <w:rFonts w:hint="eastAsia" w:ascii="微软雅黑" w:hAnsi="微软雅黑" w:eastAsia="微软雅黑" w:cs="仿宋"/>
          <w:b/>
          <w:bCs/>
          <w:szCs w:val="21"/>
        </w:rPr>
        <w:t>十五、乙方的权利及义务</w:t>
      </w:r>
    </w:p>
    <w:p w14:paraId="0D83B8A0">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1、</w:t>
      </w:r>
      <w:r>
        <w:rPr>
          <w:rFonts w:ascii="微软雅黑" w:hAnsi="微软雅黑" w:eastAsia="微软雅黑" w:cs="仿宋"/>
          <w:szCs w:val="21"/>
        </w:rPr>
        <w:t>乙方应</w:t>
      </w:r>
      <w:r>
        <w:rPr>
          <w:rFonts w:hint="eastAsia" w:ascii="微软雅黑" w:hAnsi="微软雅黑" w:eastAsia="微软雅黑" w:cs="仿宋"/>
          <w:szCs w:val="21"/>
        </w:rPr>
        <w:t>依约按期交纳租赁物租金及其他各项费用；</w:t>
      </w:r>
    </w:p>
    <w:p w14:paraId="04642C6D">
      <w:pPr>
        <w:adjustRightInd w:val="0"/>
        <w:snapToGrid w:val="0"/>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2、乙方应当爱护和正常使用租赁物及其设备，发现租赁物及其设备自然损坏，应及时通知甲方和物业管理公司并积极配合物业管理公司检查和维修租赁物。因此延误租赁物维修而造成业主或第三人的人身、财产遭受损害的，乙方应负责赔偿。</w:t>
      </w:r>
    </w:p>
    <w:p w14:paraId="11F8BD4A">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3、因乙方使用不当或人为造成租赁物、装修装饰、设施设备等损坏的，乙方应负责赔偿或修复。若乙方不负责维修、更换等或支付维修、更换等费用，甲方有权从应付乙方总体经营收入款项按年度直接扣除。</w:t>
      </w:r>
    </w:p>
    <w:p w14:paraId="2A32D263">
      <w:pPr>
        <w:adjustRightInd w:val="0"/>
        <w:snapToGrid w:val="0"/>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4、乙方不得在承租的租赁物内安装或使用超过电表容量的任何用电设备及储存放置易燃易爆、有毒有害、法律法规明令禁止的物品。因乙方前述行为或其他违法违约、违反《物业管理规定》等的行为所导致的损失和法律后果，由乙方自行承担，与甲方无关。</w:t>
      </w:r>
    </w:p>
    <w:p w14:paraId="0C3EF62D">
      <w:pPr>
        <w:adjustRightInd w:val="0"/>
        <w:snapToGrid w:val="0"/>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5、</w:t>
      </w:r>
      <w:r>
        <w:rPr>
          <w:rFonts w:ascii="微软雅黑" w:hAnsi="微软雅黑" w:eastAsia="微软雅黑" w:cs="仿宋"/>
          <w:szCs w:val="21"/>
        </w:rPr>
        <w:t>在租赁期限内，</w:t>
      </w:r>
      <w:r>
        <w:rPr>
          <w:rFonts w:hint="eastAsia" w:ascii="微软雅黑" w:hAnsi="微软雅黑" w:eastAsia="微软雅黑" w:cs="仿宋"/>
          <w:szCs w:val="21"/>
        </w:rPr>
        <w:t>乙方不得在此租赁物进行如非法直销、传销形式的销售、非法培训等其他使用情形；乙方不得将此租赁物用于或在此租赁物内从事工业或生产制造工厂、博彩、诈骗、非法集资等事项；乙方不得在此租赁物内从事P2P、</w:t>
      </w:r>
      <w:r>
        <w:rPr>
          <w:rFonts w:hint="eastAsia" w:ascii="微软雅黑" w:hAnsi="微软雅黑" w:eastAsia="微软雅黑"/>
          <w:szCs w:val="21"/>
        </w:rPr>
        <w:t>小贷、直销</w:t>
      </w:r>
      <w:r>
        <w:rPr>
          <w:rFonts w:hint="eastAsia" w:ascii="微软雅黑" w:hAnsi="微软雅黑" w:eastAsia="微软雅黑" w:cs="仿宋"/>
          <w:szCs w:val="21"/>
        </w:rPr>
        <w:t>等业务以及中国法律、法规、规章、条例等禁止的其他业务活动</w:t>
      </w:r>
      <w:r>
        <w:rPr>
          <w:rFonts w:ascii="微软雅黑" w:hAnsi="微软雅黑" w:eastAsia="微软雅黑" w:cs="仿宋"/>
          <w:szCs w:val="21"/>
        </w:rPr>
        <w:t>。</w:t>
      </w:r>
    </w:p>
    <w:p w14:paraId="3AD4A45F">
      <w:pPr>
        <w:adjustRightInd w:val="0"/>
        <w:snapToGrid w:val="0"/>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6、</w:t>
      </w:r>
      <w:r>
        <w:rPr>
          <w:rFonts w:ascii="微软雅黑" w:hAnsi="微软雅黑" w:eastAsia="微软雅黑" w:cs="仿宋"/>
          <w:szCs w:val="21"/>
        </w:rPr>
        <w:t>在租赁期限内，乙方有义务接受甲方、物业管理</w:t>
      </w:r>
      <w:r>
        <w:rPr>
          <w:rFonts w:hint="eastAsia" w:ascii="微软雅黑" w:hAnsi="微软雅黑" w:eastAsia="微软雅黑" w:cs="仿宋"/>
          <w:szCs w:val="21"/>
        </w:rPr>
        <w:t>公司及</w:t>
      </w:r>
      <w:r>
        <w:rPr>
          <w:rFonts w:ascii="微软雅黑" w:hAnsi="微软雅黑" w:eastAsia="微软雅黑" w:cs="仿宋"/>
          <w:szCs w:val="21"/>
        </w:rPr>
        <w:t>政府机关对乙方就租赁物的使用行为进行的监督、管理，并积极配合甲方</w:t>
      </w:r>
      <w:r>
        <w:rPr>
          <w:rFonts w:hint="eastAsia" w:ascii="微软雅黑" w:hAnsi="微软雅黑" w:eastAsia="微软雅黑" w:cs="仿宋"/>
          <w:szCs w:val="21"/>
        </w:rPr>
        <w:t>和/或</w:t>
      </w:r>
      <w:r>
        <w:rPr>
          <w:rFonts w:ascii="微软雅黑" w:hAnsi="微软雅黑" w:eastAsia="微软雅黑" w:cs="仿宋"/>
          <w:szCs w:val="21"/>
        </w:rPr>
        <w:t>物业管理</w:t>
      </w:r>
      <w:r>
        <w:rPr>
          <w:rFonts w:hint="eastAsia" w:ascii="微软雅黑" w:hAnsi="微软雅黑" w:eastAsia="微软雅黑" w:cs="仿宋"/>
          <w:szCs w:val="21"/>
        </w:rPr>
        <w:t>公司</w:t>
      </w:r>
      <w:r>
        <w:rPr>
          <w:rFonts w:ascii="微软雅黑" w:hAnsi="微软雅黑" w:eastAsia="微软雅黑" w:cs="仿宋"/>
          <w:szCs w:val="21"/>
        </w:rPr>
        <w:t>做好租赁物</w:t>
      </w:r>
      <w:r>
        <w:rPr>
          <w:rFonts w:hint="eastAsia" w:ascii="微软雅黑" w:hAnsi="微软雅黑" w:eastAsia="微软雅黑" w:cs="仿宋"/>
          <w:szCs w:val="21"/>
        </w:rPr>
        <w:t>物业管理工作。</w:t>
      </w:r>
    </w:p>
    <w:p w14:paraId="502A8E65">
      <w:pPr>
        <w:adjustRightInd w:val="0"/>
        <w:snapToGrid w:val="0"/>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7、乙方在国家法律、法规和政策允许的范围内经营，其任何违法经营活动导致的损失，均由乙方独立承担全部责任。若因乙方违法经营而对甲方造成直接或间接损失，甲方保留依法向乙方追究赔偿责任的权利，</w:t>
      </w:r>
      <w:r>
        <w:rPr>
          <w:rFonts w:hint="eastAsia" w:ascii="微软雅黑" w:hAnsi="微软雅黑" w:eastAsia="微软雅黑" w:cs="Arial"/>
          <w:szCs w:val="21"/>
          <w:lang w:eastAsia="zh"/>
        </w:rPr>
        <w:t>并要求乙方支付相当于当年保底租金100%的违约金。</w:t>
      </w:r>
    </w:p>
    <w:p w14:paraId="2CDDEC58">
      <w:pPr>
        <w:adjustRightInd w:val="0"/>
        <w:snapToGrid w:val="0"/>
        <w:spacing w:line="360" w:lineRule="auto"/>
        <w:ind w:firstLine="420" w:firstLineChars="200"/>
        <w:rPr>
          <w:rFonts w:ascii="微软雅黑" w:hAnsi="微软雅黑" w:eastAsia="微软雅黑" w:cs="仿宋"/>
          <w:b/>
          <w:bCs/>
          <w:szCs w:val="21"/>
        </w:rPr>
      </w:pPr>
      <w:r>
        <w:rPr>
          <w:rFonts w:hint="eastAsia" w:ascii="微软雅黑" w:hAnsi="微软雅黑" w:eastAsia="微软雅黑" w:cs="仿宋"/>
          <w:szCs w:val="21"/>
        </w:rPr>
        <w:t>8、乙方承诺在经营管理期间加强对租赁物的经营管理，确保该你租赁物的服务质量符合清水河项目整体运营标准</w:t>
      </w:r>
      <w:r>
        <w:rPr>
          <w:rFonts w:hint="eastAsia" w:ascii="微软雅黑" w:hAnsi="微软雅黑" w:eastAsia="微软雅黑" w:cs="仿宋"/>
          <w:bCs/>
          <w:szCs w:val="21"/>
        </w:rPr>
        <w:t>。</w:t>
      </w:r>
    </w:p>
    <w:p w14:paraId="58069C40">
      <w:pPr>
        <w:adjustRightInd w:val="0"/>
        <w:snapToGrid w:val="0"/>
        <w:spacing w:line="360" w:lineRule="auto"/>
        <w:ind w:firstLine="420" w:firstLineChars="200"/>
        <w:rPr>
          <w:rFonts w:ascii="微软雅黑" w:hAnsi="微软雅黑" w:eastAsia="微软雅黑" w:cs="Arial"/>
          <w:szCs w:val="21"/>
        </w:rPr>
      </w:pPr>
      <w:r>
        <w:rPr>
          <w:rFonts w:hint="eastAsia" w:ascii="微软雅黑" w:hAnsi="微软雅黑" w:eastAsia="微软雅黑" w:cs="仿宋"/>
          <w:szCs w:val="21"/>
        </w:rPr>
        <w:t>9、</w:t>
      </w:r>
      <w:r>
        <w:rPr>
          <w:rFonts w:ascii="微软雅黑" w:hAnsi="微软雅黑" w:eastAsia="微软雅黑" w:cs="Arial"/>
          <w:szCs w:val="21"/>
        </w:rPr>
        <w:t>未经甲方书面同意</w:t>
      </w:r>
      <w:r>
        <w:rPr>
          <w:rFonts w:hint="eastAsia" w:ascii="微软雅黑" w:hAnsi="微软雅黑" w:eastAsia="微软雅黑" w:cs="Arial"/>
          <w:szCs w:val="21"/>
        </w:rPr>
        <w:t>，</w:t>
      </w:r>
      <w:r>
        <w:rPr>
          <w:rFonts w:ascii="微软雅黑" w:hAnsi="微软雅黑" w:eastAsia="微软雅黑" w:cs="Arial"/>
          <w:szCs w:val="21"/>
        </w:rPr>
        <w:t>不得将租赁场地转租</w:t>
      </w:r>
      <w:r>
        <w:rPr>
          <w:rFonts w:hint="eastAsia" w:ascii="微软雅黑" w:hAnsi="微软雅黑" w:eastAsia="微软雅黑" w:cs="Arial"/>
          <w:szCs w:val="21"/>
        </w:rPr>
        <w:t>、</w:t>
      </w:r>
      <w:r>
        <w:rPr>
          <w:rFonts w:ascii="微软雅黑" w:hAnsi="微软雅黑" w:eastAsia="微软雅黑" w:cs="Arial"/>
          <w:szCs w:val="21"/>
        </w:rPr>
        <w:t>分租给第三方</w:t>
      </w:r>
      <w:r>
        <w:rPr>
          <w:rFonts w:hint="eastAsia" w:ascii="微软雅黑" w:hAnsi="微软雅黑" w:eastAsia="微软雅黑" w:cs="Arial"/>
          <w:szCs w:val="21"/>
        </w:rPr>
        <w:t>，</w:t>
      </w:r>
      <w:r>
        <w:rPr>
          <w:rFonts w:ascii="微软雅黑" w:hAnsi="微软雅黑" w:eastAsia="微软雅黑" w:cs="Arial"/>
          <w:szCs w:val="21"/>
        </w:rPr>
        <w:t>包括但不限于</w:t>
      </w:r>
      <w:r>
        <w:rPr>
          <w:rFonts w:hint="eastAsia" w:ascii="微软雅黑" w:hAnsi="微软雅黑" w:eastAsia="微软雅黑" w:cs="Arial"/>
          <w:szCs w:val="21"/>
        </w:rPr>
        <w:t>户外场地、内部多经档口等经营空间。</w:t>
      </w:r>
    </w:p>
    <w:p w14:paraId="2E9850D9">
      <w:pPr>
        <w:adjustRightInd w:val="0"/>
        <w:snapToGrid w:val="0"/>
        <w:spacing w:line="360" w:lineRule="auto"/>
        <w:ind w:firstLine="420" w:firstLineChars="200"/>
        <w:rPr>
          <w:rFonts w:hint="eastAsia" w:ascii="微软雅黑" w:hAnsi="微软雅黑" w:eastAsia="微软雅黑" w:cs="Arial"/>
          <w:szCs w:val="21"/>
        </w:rPr>
      </w:pPr>
      <w:r>
        <w:rPr>
          <w:rFonts w:ascii="微软雅黑" w:hAnsi="微软雅黑" w:eastAsia="微软雅黑" w:cs="Arial"/>
          <w:szCs w:val="21"/>
        </w:rPr>
        <w:t>10</w:t>
      </w:r>
      <w:r>
        <w:rPr>
          <w:rFonts w:hint="eastAsia" w:ascii="微软雅黑" w:hAnsi="微软雅黑" w:eastAsia="微软雅黑" w:cs="Arial"/>
          <w:szCs w:val="21"/>
        </w:rPr>
        <w:t>、验收前，乙方需提供经营单位经营资质证照及企业尽职调查信息。</w:t>
      </w:r>
    </w:p>
    <w:p w14:paraId="3E5D4FAD">
      <w:pPr>
        <w:adjustRightInd w:val="0"/>
        <w:snapToGrid w:val="0"/>
        <w:spacing w:line="360" w:lineRule="auto"/>
        <w:ind w:firstLine="420" w:firstLineChars="200"/>
        <w:rPr>
          <w:rFonts w:hint="eastAsia" w:ascii="微软雅黑" w:hAnsi="微软雅黑" w:eastAsia="微软雅黑" w:cs="Arial"/>
          <w:szCs w:val="21"/>
        </w:rPr>
      </w:pPr>
      <w:r>
        <w:rPr>
          <w:rFonts w:ascii="微软雅黑" w:hAnsi="微软雅黑" w:eastAsia="微软雅黑" w:cs="Arial"/>
          <w:szCs w:val="21"/>
        </w:rPr>
        <w:t>11</w:t>
      </w:r>
      <w:r>
        <w:rPr>
          <w:rFonts w:hint="eastAsia" w:ascii="微软雅黑" w:hAnsi="微软雅黑" w:eastAsia="微软雅黑" w:cs="Arial"/>
          <w:szCs w:val="21"/>
        </w:rPr>
        <w:t>、乙方经营承诺：</w:t>
      </w:r>
    </w:p>
    <w:p w14:paraId="66BEED3F">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Arial"/>
          <w:szCs w:val="21"/>
        </w:rPr>
        <w:t>（1）</w:t>
      </w:r>
      <w:r>
        <w:rPr>
          <w:rFonts w:ascii="微软雅黑" w:hAnsi="微软雅黑" w:eastAsia="微软雅黑" w:cs="Arial"/>
          <w:szCs w:val="21"/>
        </w:rPr>
        <w:t>乙方承诺，</w:t>
      </w:r>
      <w:r>
        <w:rPr>
          <w:rFonts w:hint="eastAsia" w:ascii="微软雅黑" w:hAnsi="微软雅黑" w:eastAsia="微软雅黑" w:cs="Arial"/>
          <w:szCs w:val="21"/>
        </w:rPr>
        <w:t>该租赁物</w:t>
      </w:r>
      <w:r>
        <w:rPr>
          <w:rFonts w:ascii="微软雅黑" w:hAnsi="微软雅黑" w:eastAsia="微软雅黑" w:cs="Arial"/>
          <w:szCs w:val="21"/>
        </w:rPr>
        <w:t>需要按照【</w:t>
      </w:r>
      <w:r>
        <w:rPr>
          <w:rFonts w:hint="eastAsia" w:ascii="微软雅黑" w:hAnsi="微软雅黑" w:eastAsia="微软雅黑" w:cs="Arial"/>
          <w:szCs w:val="21"/>
        </w:rPr>
        <w:t xml:space="preserve">香天下集团 </w:t>
      </w:r>
      <w:r>
        <w:rPr>
          <w:rFonts w:ascii="微软雅黑" w:hAnsi="微软雅黑" w:eastAsia="微软雅黑" w:cs="Arial"/>
          <w:szCs w:val="21"/>
        </w:rPr>
        <w:t>】品牌标准要求及国家和行业相关标准经营管理</w:t>
      </w:r>
      <w:r>
        <w:rPr>
          <w:rFonts w:hint="eastAsia" w:ascii="微软雅黑" w:hAnsi="微软雅黑" w:eastAsia="微软雅黑" w:cs="Arial"/>
          <w:szCs w:val="21"/>
        </w:rPr>
        <w:t>该</w:t>
      </w:r>
      <w:r>
        <w:rPr>
          <w:rFonts w:ascii="微软雅黑" w:hAnsi="微软雅黑" w:eastAsia="微软雅黑" w:cs="Arial"/>
          <w:szCs w:val="21"/>
        </w:rPr>
        <w:t>项目，使之在市场上有较强的竞争力；</w:t>
      </w:r>
    </w:p>
    <w:p w14:paraId="3F2C3637">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Arial"/>
          <w:szCs w:val="21"/>
        </w:rPr>
        <w:t>（</w:t>
      </w:r>
      <w:r>
        <w:rPr>
          <w:rFonts w:ascii="微软雅黑" w:hAnsi="微软雅黑" w:eastAsia="微软雅黑" w:cs="Arial"/>
          <w:szCs w:val="21"/>
        </w:rPr>
        <w:t>2</w:t>
      </w:r>
      <w:r>
        <w:rPr>
          <w:rFonts w:hint="eastAsia" w:ascii="微软雅黑" w:hAnsi="微软雅黑" w:eastAsia="微软雅黑" w:cs="Arial"/>
          <w:szCs w:val="21"/>
        </w:rPr>
        <w:t>）</w:t>
      </w:r>
      <w:r>
        <w:rPr>
          <w:rFonts w:ascii="微软雅黑" w:hAnsi="微软雅黑" w:eastAsia="微软雅黑" w:cs="Arial"/>
          <w:szCs w:val="21"/>
        </w:rPr>
        <w:t>乙方须将</w:t>
      </w:r>
      <w:r>
        <w:rPr>
          <w:rFonts w:hint="eastAsia" w:ascii="微软雅黑" w:hAnsi="微软雅黑" w:eastAsia="微软雅黑" w:cs="Arial"/>
          <w:szCs w:val="21"/>
        </w:rPr>
        <w:t>该租赁物</w:t>
      </w:r>
      <w:r>
        <w:rPr>
          <w:rFonts w:ascii="微软雅黑" w:hAnsi="微软雅黑" w:eastAsia="微软雅黑" w:cs="Arial"/>
          <w:szCs w:val="21"/>
        </w:rPr>
        <w:t>的营销工作纳入【</w:t>
      </w:r>
      <w:r>
        <w:rPr>
          <w:rFonts w:hint="eastAsia" w:ascii="微软雅黑" w:hAnsi="微软雅黑" w:eastAsia="微软雅黑" w:cs="Arial"/>
          <w:szCs w:val="21"/>
        </w:rPr>
        <w:t>高新西区清水河项目</w:t>
      </w:r>
      <w:r>
        <w:rPr>
          <w:rFonts w:ascii="微软雅黑" w:hAnsi="微软雅黑" w:eastAsia="微软雅黑" w:cs="Arial"/>
          <w:szCs w:val="21"/>
        </w:rPr>
        <w:t>】统一的营销渠道与乙方总部品牌推广统一营销战略中，通过规模效应和规模化产品组合与分销途径为该租赁物做好对外促销和营销宣传工作</w:t>
      </w:r>
      <w:r>
        <w:rPr>
          <w:rFonts w:hint="eastAsia" w:ascii="微软雅黑" w:hAnsi="微软雅黑" w:eastAsia="微软雅黑" w:cs="Arial"/>
          <w:szCs w:val="21"/>
        </w:rPr>
        <w:t>；</w:t>
      </w:r>
    </w:p>
    <w:p w14:paraId="172C25D0">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Arial"/>
          <w:szCs w:val="21"/>
        </w:rPr>
        <w:t>（</w:t>
      </w:r>
      <w:r>
        <w:rPr>
          <w:rFonts w:ascii="微软雅黑" w:hAnsi="微软雅黑" w:eastAsia="微软雅黑" w:cs="Arial"/>
          <w:szCs w:val="21"/>
        </w:rPr>
        <w:t>3</w:t>
      </w:r>
      <w:r>
        <w:rPr>
          <w:rFonts w:hint="eastAsia" w:ascii="微软雅黑" w:hAnsi="微软雅黑" w:eastAsia="微软雅黑" w:cs="Arial"/>
          <w:szCs w:val="21"/>
        </w:rPr>
        <w:t>）</w:t>
      </w:r>
      <w:r>
        <w:rPr>
          <w:rFonts w:ascii="微软雅黑" w:hAnsi="微软雅黑" w:eastAsia="微软雅黑" w:cs="Arial"/>
          <w:szCs w:val="21"/>
        </w:rPr>
        <w:t>乙方在国家法律、法规和政策允许的范围内经营</w:t>
      </w:r>
      <w:r>
        <w:rPr>
          <w:rFonts w:hint="eastAsia" w:ascii="微软雅黑" w:hAnsi="微软雅黑" w:eastAsia="微软雅黑" w:cs="Arial"/>
          <w:szCs w:val="21"/>
        </w:rPr>
        <w:t>，其任何违法经营活动导致的损失，均由乙方独立承担全部责任。若因乙方违法经营而对甲方造成直接或间接损失，甲方保留依法向乙方追究赔偿责任的权利</w:t>
      </w:r>
      <w:r>
        <w:rPr>
          <w:rFonts w:hint="eastAsia" w:ascii="微软雅黑" w:hAnsi="微软雅黑" w:eastAsia="微软雅黑" w:cs="仿宋"/>
          <w:szCs w:val="21"/>
        </w:rPr>
        <w:t>，</w:t>
      </w:r>
      <w:r>
        <w:rPr>
          <w:rFonts w:hint="eastAsia" w:ascii="微软雅黑" w:hAnsi="微软雅黑" w:eastAsia="微软雅黑" w:cs="Arial"/>
          <w:szCs w:val="21"/>
          <w:lang w:eastAsia="zh"/>
        </w:rPr>
        <w:t>并要求乙方支付相当于当年保底租金100%的违约金。</w:t>
      </w:r>
    </w:p>
    <w:p w14:paraId="4699A60B">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Arial"/>
          <w:szCs w:val="21"/>
        </w:rPr>
        <w:t>（</w:t>
      </w:r>
      <w:r>
        <w:rPr>
          <w:rFonts w:ascii="微软雅黑" w:hAnsi="微软雅黑" w:eastAsia="微软雅黑" w:cs="Arial"/>
          <w:szCs w:val="21"/>
        </w:rPr>
        <w:t>4</w:t>
      </w:r>
      <w:r>
        <w:rPr>
          <w:rFonts w:hint="eastAsia" w:ascii="微软雅黑" w:hAnsi="微软雅黑" w:eastAsia="微软雅黑" w:cs="Arial"/>
          <w:szCs w:val="21"/>
        </w:rPr>
        <w:t>）</w:t>
      </w:r>
      <w:r>
        <w:rPr>
          <w:rFonts w:ascii="微软雅黑" w:hAnsi="微软雅黑" w:eastAsia="微软雅黑" w:cs="Arial"/>
          <w:szCs w:val="21"/>
        </w:rPr>
        <w:t>依据经营需求</w:t>
      </w:r>
      <w:r>
        <w:rPr>
          <w:rFonts w:hint="eastAsia" w:ascii="微软雅黑" w:hAnsi="微软雅黑" w:eastAsia="微软雅黑" w:cs="Arial"/>
          <w:szCs w:val="21"/>
        </w:rPr>
        <w:t>，</w:t>
      </w:r>
      <w:r>
        <w:rPr>
          <w:rFonts w:ascii="微软雅黑" w:hAnsi="微软雅黑" w:eastAsia="微软雅黑" w:cs="Arial"/>
          <w:szCs w:val="21"/>
        </w:rPr>
        <w:t>自行聘请</w:t>
      </w:r>
      <w:r>
        <w:rPr>
          <w:rFonts w:hint="eastAsia" w:ascii="微软雅黑" w:hAnsi="微软雅黑" w:eastAsia="微软雅黑" w:cs="Arial"/>
          <w:szCs w:val="21"/>
        </w:rPr>
        <w:t>所有</w:t>
      </w:r>
      <w:r>
        <w:rPr>
          <w:rFonts w:ascii="微软雅黑" w:hAnsi="微软雅黑" w:eastAsia="微软雅黑" w:cs="Arial"/>
          <w:szCs w:val="21"/>
        </w:rPr>
        <w:t>雇员</w:t>
      </w:r>
      <w:r>
        <w:rPr>
          <w:rFonts w:hint="eastAsia" w:ascii="微软雅黑" w:hAnsi="微软雅黑" w:eastAsia="微软雅黑" w:cs="Arial"/>
          <w:szCs w:val="21"/>
        </w:rPr>
        <w:t>，并与其签署劳动或劳务合同，乙方负责处理乙方员工发生的劳动合同纠纷或劳务合同纠纷，所有责任均由乙方承担。</w:t>
      </w:r>
    </w:p>
    <w:p w14:paraId="7B35BFB0">
      <w:pPr>
        <w:adjustRightInd w:val="0"/>
        <w:snapToGrid w:val="0"/>
        <w:spacing w:line="360" w:lineRule="auto"/>
        <w:rPr>
          <w:rFonts w:ascii="微软雅黑" w:hAnsi="微软雅黑" w:eastAsia="微软雅黑" w:cs="仿宋"/>
          <w:b/>
          <w:bCs/>
          <w:szCs w:val="21"/>
        </w:rPr>
      </w:pPr>
      <w:r>
        <w:rPr>
          <w:rFonts w:hint="eastAsia" w:ascii="微软雅黑" w:hAnsi="微软雅黑" w:eastAsia="微软雅黑" w:cs="仿宋"/>
          <w:b/>
          <w:bCs/>
          <w:szCs w:val="21"/>
        </w:rPr>
        <w:t>十六、终止、违约责任</w:t>
      </w:r>
    </w:p>
    <w:p w14:paraId="438FC94E">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1、本合同生效后，甲乙双方应严格履行合同义务。任何一方不履行本合同约定义务或者履行义务不符合本合同约定的，应当承担违约责任。违约方除继续履行、采取补救措施外，仍应向守约方依约承担违约责任及赔偿损失。</w:t>
      </w:r>
    </w:p>
    <w:p w14:paraId="72B39D19">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2、本合同履行过程中，乙方存在以下行为，甲方</w:t>
      </w:r>
      <w:r>
        <w:rPr>
          <w:rFonts w:ascii="微软雅黑" w:hAnsi="微软雅黑" w:eastAsia="微软雅黑" w:cs="仿宋"/>
          <w:szCs w:val="21"/>
        </w:rPr>
        <w:t>有权要求解除合同</w:t>
      </w:r>
      <w:r>
        <w:rPr>
          <w:rFonts w:hint="eastAsia" w:ascii="微软雅黑" w:hAnsi="微软雅黑" w:eastAsia="微软雅黑" w:cs="仿宋"/>
          <w:szCs w:val="21"/>
        </w:rPr>
        <w:t>，</w:t>
      </w:r>
      <w:r>
        <w:rPr>
          <w:rFonts w:ascii="微软雅黑" w:hAnsi="微软雅黑" w:eastAsia="微软雅黑" w:cs="仿宋"/>
          <w:szCs w:val="21"/>
        </w:rPr>
        <w:t>要求乙方赔偿甲方全部损失</w:t>
      </w:r>
      <w:r>
        <w:rPr>
          <w:rFonts w:hint="eastAsia" w:ascii="微软雅黑" w:hAnsi="微软雅黑" w:eastAsia="微软雅黑" w:cs="仿宋"/>
          <w:szCs w:val="21"/>
        </w:rPr>
        <w:t>（</w:t>
      </w:r>
      <w:r>
        <w:rPr>
          <w:rFonts w:ascii="微软雅黑" w:hAnsi="微软雅黑" w:eastAsia="微软雅黑" w:cs="仿宋"/>
          <w:szCs w:val="21"/>
        </w:rPr>
        <w:t>包括但不限于</w:t>
      </w:r>
      <w:r>
        <w:rPr>
          <w:rFonts w:hint="eastAsia" w:ascii="微软雅黑" w:hAnsi="微软雅黑" w:eastAsia="微软雅黑" w:cs="仿宋"/>
          <w:szCs w:val="21"/>
        </w:rPr>
        <w:t>：</w:t>
      </w:r>
      <w:r>
        <w:rPr>
          <w:rFonts w:ascii="微软雅黑" w:hAnsi="微软雅黑" w:eastAsia="微软雅黑" w:cs="仿宋"/>
          <w:szCs w:val="21"/>
        </w:rPr>
        <w:t>律师费</w:t>
      </w:r>
      <w:r>
        <w:rPr>
          <w:rFonts w:hint="eastAsia" w:ascii="微软雅黑" w:hAnsi="微软雅黑" w:eastAsia="微软雅黑" w:cs="仿宋"/>
          <w:szCs w:val="21"/>
        </w:rPr>
        <w:t>、</w:t>
      </w:r>
      <w:r>
        <w:rPr>
          <w:rFonts w:ascii="微软雅黑" w:hAnsi="微软雅黑" w:eastAsia="微软雅黑" w:cs="仿宋"/>
          <w:szCs w:val="21"/>
        </w:rPr>
        <w:t>诉讼费等</w:t>
      </w:r>
      <w:r>
        <w:rPr>
          <w:rFonts w:hint="eastAsia" w:ascii="微软雅黑" w:hAnsi="微软雅黑" w:eastAsia="微软雅黑" w:cs="仿宋"/>
          <w:szCs w:val="21"/>
        </w:rPr>
        <w:t>），并有权要求</w:t>
      </w:r>
      <w:commentRangeStart w:id="0"/>
      <w:commentRangeStart w:id="1"/>
      <w:r>
        <w:rPr>
          <w:rFonts w:hint="eastAsia" w:ascii="微软雅黑" w:hAnsi="微软雅黑" w:eastAsia="微软雅黑" w:cs="仿宋"/>
          <w:szCs w:val="21"/>
        </w:rPr>
        <w:t>乙方将其在租赁物投入的所有经营物资（包括但不限于所有家具家电、设备、筹开物资等）</w:t>
      </w:r>
      <w:r>
        <w:rPr>
          <w:rFonts w:ascii="微软雅黑" w:hAnsi="微软雅黑" w:eastAsia="微软雅黑" w:cs="仿宋"/>
          <w:szCs w:val="21"/>
        </w:rPr>
        <w:t>的所有权无偿</w:t>
      </w:r>
      <w:commentRangeEnd w:id="0"/>
      <w:r>
        <w:commentReference w:id="0"/>
      </w:r>
      <w:commentRangeEnd w:id="1"/>
      <w:r>
        <w:rPr>
          <w:rStyle w:val="18"/>
        </w:rPr>
        <w:commentReference w:id="1"/>
      </w:r>
      <w:r>
        <w:rPr>
          <w:rFonts w:ascii="微软雅黑" w:hAnsi="微软雅黑" w:eastAsia="微软雅黑" w:cs="仿宋"/>
          <w:szCs w:val="21"/>
        </w:rPr>
        <w:t>转让给甲方，</w:t>
      </w:r>
      <w:r>
        <w:rPr>
          <w:rFonts w:hint="eastAsia" w:ascii="微软雅黑" w:hAnsi="微软雅黑" w:eastAsia="微软雅黑" w:cs="仿宋"/>
          <w:szCs w:val="21"/>
        </w:rPr>
        <w:t>，</w:t>
      </w:r>
      <w:r>
        <w:rPr>
          <w:rFonts w:hint="eastAsia" w:ascii="微软雅黑" w:hAnsi="微软雅黑" w:eastAsia="微软雅黑" w:cs="Arial"/>
          <w:szCs w:val="21"/>
          <w:lang w:eastAsia="zh"/>
        </w:rPr>
        <w:t>并要求乙方支付相当于当年保底租金100%的违约金。</w:t>
      </w:r>
    </w:p>
    <w:p w14:paraId="7343ABDF">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（1）</w:t>
      </w:r>
      <w:r>
        <w:rPr>
          <w:rFonts w:ascii="微软雅黑" w:hAnsi="微软雅黑" w:eastAsia="微软雅黑" w:cs="仿宋"/>
          <w:szCs w:val="21"/>
        </w:rPr>
        <w:t>甲方依据</w:t>
      </w:r>
      <w:r>
        <w:rPr>
          <w:rFonts w:hint="eastAsia" w:ascii="微软雅黑" w:hAnsi="微软雅黑" w:eastAsia="微软雅黑" w:cs="仿宋"/>
          <w:szCs w:val="21"/>
        </w:rPr>
        <w:t>乙方认可的《</w:t>
      </w:r>
      <w:r>
        <w:rPr>
          <w:rFonts w:ascii="微软雅黑" w:hAnsi="微软雅黑" w:eastAsia="微软雅黑" w:cs="仿宋"/>
          <w:szCs w:val="21"/>
        </w:rPr>
        <w:t>设计</w:t>
      </w:r>
      <w:r>
        <w:rPr>
          <w:rFonts w:hint="eastAsia" w:ascii="微软雅黑" w:hAnsi="微软雅黑" w:eastAsia="微软雅黑" w:cs="仿宋"/>
          <w:szCs w:val="21"/>
        </w:rPr>
        <w:t>方案》</w:t>
      </w:r>
      <w:r>
        <w:rPr>
          <w:rFonts w:ascii="微软雅黑" w:hAnsi="微软雅黑" w:eastAsia="微软雅黑" w:cs="仿宋"/>
          <w:szCs w:val="21"/>
        </w:rPr>
        <w:t>完成租赁物建设后</w:t>
      </w:r>
      <w:r>
        <w:rPr>
          <w:rFonts w:hint="eastAsia" w:ascii="微软雅黑" w:hAnsi="微软雅黑" w:eastAsia="微软雅黑" w:cs="仿宋"/>
          <w:szCs w:val="21"/>
        </w:rPr>
        <w:t>，</w:t>
      </w:r>
      <w:r>
        <w:rPr>
          <w:rFonts w:ascii="微软雅黑" w:hAnsi="微软雅黑" w:eastAsia="微软雅黑" w:cs="仿宋"/>
          <w:szCs w:val="21"/>
        </w:rPr>
        <w:t>乙方未按照合同约定</w:t>
      </w:r>
      <w:r>
        <w:rPr>
          <w:rFonts w:hint="eastAsia" w:ascii="微软雅黑" w:hAnsi="微软雅黑" w:eastAsia="微软雅黑" w:cs="仿宋"/>
          <w:szCs w:val="21"/>
        </w:rPr>
        <w:t>期限</w:t>
      </w:r>
      <w:r>
        <w:rPr>
          <w:rFonts w:ascii="微软雅黑" w:hAnsi="微软雅黑" w:eastAsia="微软雅黑" w:cs="仿宋"/>
          <w:szCs w:val="21"/>
        </w:rPr>
        <w:t>接收租赁物的</w:t>
      </w:r>
      <w:r>
        <w:rPr>
          <w:rFonts w:hint="eastAsia" w:ascii="微软雅黑" w:hAnsi="微软雅黑" w:eastAsia="微软雅黑" w:cs="仿宋"/>
          <w:szCs w:val="21"/>
        </w:rPr>
        <w:t>。</w:t>
      </w:r>
    </w:p>
    <w:p w14:paraId="23DD7766">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（2）</w:t>
      </w:r>
      <w:r>
        <w:rPr>
          <w:rFonts w:ascii="微软雅黑" w:hAnsi="微软雅黑" w:eastAsia="微软雅黑" w:cs="仿宋"/>
          <w:szCs w:val="21"/>
        </w:rPr>
        <w:t>租赁期限内</w:t>
      </w:r>
      <w:r>
        <w:rPr>
          <w:rFonts w:hint="eastAsia" w:ascii="微软雅黑" w:hAnsi="微软雅黑" w:eastAsia="微软雅黑" w:cs="仿宋"/>
          <w:szCs w:val="21"/>
        </w:rPr>
        <w:t>，</w:t>
      </w:r>
      <w:r>
        <w:rPr>
          <w:rFonts w:ascii="微软雅黑" w:hAnsi="微软雅黑" w:eastAsia="微软雅黑" w:cs="仿宋"/>
          <w:szCs w:val="21"/>
        </w:rPr>
        <w:t>乙方丧失</w:t>
      </w:r>
      <w:r>
        <w:rPr>
          <w:rFonts w:hint="eastAsia" w:ascii="微软雅黑" w:hAnsi="微软雅黑" w:eastAsia="微软雅黑" w:cs="Arial"/>
          <w:szCs w:val="21"/>
        </w:rPr>
        <w:t>“香天下系列”品牌授权，或擅自更换租赁物品牌的</w:t>
      </w:r>
      <w:r>
        <w:rPr>
          <w:rFonts w:hint="eastAsia" w:ascii="微软雅黑" w:hAnsi="微软雅黑" w:eastAsia="微软雅黑" w:cs="仿宋"/>
          <w:szCs w:val="21"/>
        </w:rPr>
        <w:t>。</w:t>
      </w:r>
    </w:p>
    <w:p w14:paraId="5262DA4C">
      <w:pPr>
        <w:spacing w:line="360" w:lineRule="auto"/>
        <w:ind w:firstLine="420" w:firstLineChars="200"/>
        <w:rPr>
          <w:rFonts w:ascii="微软雅黑" w:hAnsi="微软雅黑" w:eastAsia="微软雅黑" w:cs="仿宋"/>
          <w:szCs w:val="21"/>
        </w:rPr>
      </w:pPr>
      <w:r>
        <w:rPr>
          <w:rFonts w:hint="eastAsia" w:ascii="微软雅黑" w:hAnsi="微软雅黑" w:eastAsia="微软雅黑" w:cs="Arial"/>
          <w:szCs w:val="21"/>
        </w:rPr>
        <w:t>（3）乙方未按照合同第六条的相关约定完成调整的，逾期超【3</w:t>
      </w:r>
      <w:r>
        <w:rPr>
          <w:rFonts w:ascii="微软雅黑" w:hAnsi="微软雅黑" w:eastAsia="微软雅黑" w:cs="Arial"/>
          <w:szCs w:val="21"/>
        </w:rPr>
        <w:t>0</w:t>
      </w:r>
      <w:r>
        <w:rPr>
          <w:rFonts w:hint="eastAsia" w:ascii="微软雅黑" w:hAnsi="微软雅黑" w:eastAsia="微软雅黑" w:cs="Arial"/>
          <w:szCs w:val="21"/>
        </w:rPr>
        <w:t>】日仍未完成调整的。</w:t>
      </w:r>
    </w:p>
    <w:p w14:paraId="7EF091FD">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（4）乙方在租赁期间，有因乙方原因导致涉嫌任何刑事犯罪导致停业的</w:t>
      </w:r>
      <w:r>
        <w:rPr>
          <w:rFonts w:ascii="微软雅黑" w:hAnsi="微软雅黑" w:eastAsia="微软雅黑" w:cs="仿宋"/>
          <w:szCs w:val="21"/>
        </w:rPr>
        <w:t>。</w:t>
      </w:r>
    </w:p>
    <w:p w14:paraId="7A0F1660">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w:t>
      </w:r>
      <w:r>
        <w:rPr>
          <w:rFonts w:ascii="微软雅黑" w:hAnsi="微软雅黑" w:eastAsia="微软雅黑" w:cs="仿宋"/>
          <w:szCs w:val="21"/>
        </w:rPr>
        <w:t>5</w:t>
      </w:r>
      <w:r>
        <w:rPr>
          <w:rFonts w:hint="eastAsia" w:ascii="微软雅黑" w:hAnsi="微软雅黑" w:eastAsia="微软雅黑" w:cs="仿宋"/>
          <w:szCs w:val="21"/>
        </w:rPr>
        <w:t>）乙方违反合同</w:t>
      </w:r>
      <w:r>
        <w:rPr>
          <w:rFonts w:ascii="微软雅黑" w:hAnsi="微软雅黑" w:eastAsia="微软雅黑" w:cs="仿宋"/>
          <w:szCs w:val="21"/>
        </w:rPr>
        <w:t>约定，擅自</w:t>
      </w:r>
      <w:r>
        <w:rPr>
          <w:rFonts w:hint="eastAsia" w:ascii="微软雅黑" w:hAnsi="微软雅黑" w:eastAsia="微软雅黑" w:cs="仿宋"/>
          <w:bCs/>
          <w:szCs w:val="21"/>
        </w:rPr>
        <w:t>将租赁物全部或部分转租、分租给任何第三方，或以合作、合伙、联营等任何形式使用租赁物或利用租赁物进行经营的</w:t>
      </w:r>
      <w:r>
        <w:rPr>
          <w:rFonts w:hint="eastAsia" w:ascii="微软雅黑" w:hAnsi="微软雅黑" w:eastAsia="微软雅黑" w:cs="仿宋"/>
          <w:szCs w:val="21"/>
        </w:rPr>
        <w:t>。</w:t>
      </w:r>
    </w:p>
    <w:p w14:paraId="08C27932">
      <w:pPr>
        <w:spacing w:line="360" w:lineRule="auto"/>
        <w:ind w:firstLine="420" w:firstLineChars="200"/>
        <w:rPr>
          <w:rFonts w:hint="eastAsia" w:ascii="微软雅黑" w:hAnsi="微软雅黑" w:eastAsia="微软雅黑" w:cs="Arial"/>
          <w:b/>
          <w:bCs/>
          <w:szCs w:val="21"/>
          <w:highlight w:val="yellow"/>
        </w:rPr>
      </w:pPr>
      <w:r>
        <w:rPr>
          <w:rFonts w:hint="eastAsia" w:ascii="微软雅黑" w:hAnsi="微软雅黑" w:eastAsia="微软雅黑" w:cs="仿宋"/>
          <w:szCs w:val="21"/>
        </w:rPr>
        <w:t>（</w:t>
      </w:r>
      <w:r>
        <w:rPr>
          <w:rFonts w:ascii="微软雅黑" w:hAnsi="微软雅黑" w:eastAsia="微软雅黑" w:cs="仿宋"/>
          <w:szCs w:val="21"/>
        </w:rPr>
        <w:t>6</w:t>
      </w:r>
      <w:r>
        <w:rPr>
          <w:rFonts w:hint="eastAsia" w:ascii="微软雅黑" w:hAnsi="微软雅黑" w:eastAsia="微软雅黑" w:cs="仿宋"/>
          <w:szCs w:val="21"/>
        </w:rPr>
        <w:t>）</w:t>
      </w:r>
      <w:r>
        <w:rPr>
          <w:rFonts w:hint="eastAsia" w:ascii="微软雅黑" w:hAnsi="微软雅黑" w:eastAsia="微软雅黑" w:cs="仿宋"/>
          <w:bCs/>
          <w:szCs w:val="21"/>
        </w:rPr>
        <w:t>乙方未</w:t>
      </w:r>
      <w:r>
        <w:rPr>
          <w:rFonts w:hint="eastAsia" w:ascii="微软雅黑" w:hAnsi="微软雅黑" w:eastAsia="微软雅黑" w:cs="Arial"/>
          <w:bCs/>
          <w:szCs w:val="21"/>
        </w:rPr>
        <w:t>配合甲方行使第十三条第1款第（7）项约定的相关权利。</w:t>
      </w:r>
    </w:p>
    <w:p w14:paraId="4634E284">
      <w:pPr>
        <w:spacing w:line="360" w:lineRule="auto"/>
        <w:ind w:firstLine="420" w:firstLineChars="200"/>
        <w:rPr>
          <w:rFonts w:hint="eastAsia" w:ascii="微软雅黑" w:hAnsi="微软雅黑" w:eastAsia="微软雅黑" w:cs="Arial"/>
          <w:bCs/>
          <w:szCs w:val="21"/>
        </w:rPr>
      </w:pPr>
      <w:r>
        <w:rPr>
          <w:rFonts w:hint="eastAsia" w:ascii="微软雅黑" w:hAnsi="微软雅黑" w:eastAsia="微软雅黑" w:cs="Arial"/>
          <w:bCs/>
          <w:szCs w:val="21"/>
        </w:rPr>
        <w:t>（7）隐瞒、造假财务数据。</w:t>
      </w:r>
    </w:p>
    <w:p w14:paraId="5288F341">
      <w:pPr>
        <w:spacing w:line="360" w:lineRule="auto"/>
        <w:ind w:firstLine="420" w:firstLineChars="200"/>
        <w:rPr>
          <w:rFonts w:hint="eastAsia" w:ascii="微软雅黑" w:hAnsi="微软雅黑" w:eastAsia="微软雅黑" w:cs="Arial"/>
          <w:bCs/>
          <w:szCs w:val="21"/>
        </w:rPr>
      </w:pPr>
      <w:r>
        <w:rPr>
          <w:rFonts w:hint="eastAsia" w:ascii="微软雅黑" w:hAnsi="微软雅黑" w:eastAsia="微软雅黑" w:cs="Arial"/>
          <w:bCs/>
          <w:szCs w:val="21"/>
        </w:rPr>
        <w:t>（8）私下收取费用。</w:t>
      </w:r>
    </w:p>
    <w:p w14:paraId="7B22C3C6">
      <w:pPr>
        <w:spacing w:line="360" w:lineRule="auto"/>
        <w:ind w:firstLine="420" w:firstLineChars="200"/>
        <w:rPr>
          <w:rFonts w:ascii="微软雅黑" w:hAnsi="微软雅黑" w:eastAsia="微软雅黑" w:cs="Arial"/>
          <w:bCs/>
          <w:szCs w:val="21"/>
        </w:rPr>
      </w:pPr>
      <w:r>
        <w:rPr>
          <w:rFonts w:hint="eastAsia" w:ascii="微软雅黑" w:hAnsi="微软雅黑" w:eastAsia="微软雅黑" w:cs="Arial"/>
          <w:bCs/>
          <w:szCs w:val="21"/>
        </w:rPr>
        <w:t>（9）违法经营。</w:t>
      </w:r>
    </w:p>
    <w:p w14:paraId="39652261">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（10）</w:t>
      </w:r>
      <w:r>
        <w:rPr>
          <w:rFonts w:ascii="微软雅黑" w:hAnsi="微软雅黑" w:eastAsia="微软雅黑" w:cs="仿宋"/>
          <w:szCs w:val="21"/>
        </w:rPr>
        <w:t>其他乙方严重违约行为</w:t>
      </w:r>
      <w:r>
        <w:rPr>
          <w:rFonts w:hint="eastAsia" w:ascii="微软雅黑" w:hAnsi="微软雅黑" w:eastAsia="微软雅黑" w:cs="仿宋"/>
          <w:szCs w:val="21"/>
        </w:rPr>
        <w:t>。</w:t>
      </w:r>
    </w:p>
    <w:p w14:paraId="6A8CE157">
      <w:pPr>
        <w:spacing w:line="360" w:lineRule="auto"/>
        <w:ind w:firstLine="420" w:firstLineChars="200"/>
        <w:rPr>
          <w:rFonts w:ascii="微软雅黑" w:hAnsi="微软雅黑" w:eastAsia="微软雅黑" w:cs="仿宋"/>
          <w:szCs w:val="21"/>
        </w:rPr>
      </w:pPr>
      <w:r>
        <w:rPr>
          <w:rFonts w:ascii="微软雅黑" w:hAnsi="微软雅黑" w:eastAsia="微软雅黑" w:cs="仿宋"/>
          <w:szCs w:val="21"/>
        </w:rPr>
        <w:t>3</w:t>
      </w:r>
      <w:r>
        <w:rPr>
          <w:rFonts w:hint="eastAsia" w:ascii="微软雅黑" w:hAnsi="微软雅黑" w:eastAsia="微软雅黑" w:cs="仿宋"/>
          <w:szCs w:val="21"/>
        </w:rPr>
        <w:t>、若</w:t>
      </w:r>
      <w:r>
        <w:rPr>
          <w:rFonts w:hint="eastAsia" w:ascii="微软雅黑" w:hAnsi="微软雅黑" w:eastAsia="微软雅黑"/>
          <w:szCs w:val="21"/>
        </w:rPr>
        <w:t>因乙方原因造成三名以上访客至租赁物（包括周边）拉横幅、闹事、投诉等，扰乱该项目秩序或对甲方、业主方、物业管理公司或本项目的声誉产生不良影响的，乙方应当在合理期间内积极处理、消除影响，</w:t>
      </w:r>
      <w:r>
        <w:rPr>
          <w:rFonts w:hint="eastAsia" w:ascii="微软雅黑" w:hAnsi="微软雅黑" w:eastAsia="微软雅黑"/>
          <w:bCs/>
          <w:szCs w:val="21"/>
        </w:rPr>
        <w:t>若导致甲方损失，甲方有权追究乙方责任</w:t>
      </w:r>
      <w:r>
        <w:rPr>
          <w:rFonts w:hint="eastAsia" w:ascii="微软雅黑" w:hAnsi="微软雅黑" w:eastAsia="微软雅黑" w:cs="仿宋"/>
          <w:szCs w:val="21"/>
        </w:rPr>
        <w:t>。</w:t>
      </w:r>
    </w:p>
    <w:p w14:paraId="50125C6B">
      <w:pPr>
        <w:spacing w:line="360" w:lineRule="auto"/>
        <w:ind w:firstLine="420" w:firstLineChars="200"/>
        <w:rPr>
          <w:rFonts w:hint="eastAsia" w:ascii="微软雅黑" w:hAnsi="微软雅黑" w:eastAsia="微软雅黑"/>
          <w:bCs/>
          <w:szCs w:val="21"/>
        </w:rPr>
      </w:pPr>
      <w:r>
        <w:rPr>
          <w:rFonts w:hint="eastAsia" w:ascii="微软雅黑" w:hAnsi="微软雅黑" w:eastAsia="微软雅黑" w:cs="仿宋"/>
          <w:szCs w:val="21"/>
        </w:rPr>
        <w:t>4、</w:t>
      </w:r>
      <w:r>
        <w:rPr>
          <w:rFonts w:hint="eastAsia" w:ascii="微软雅黑" w:hAnsi="微软雅黑" w:eastAsia="微软雅黑" w:cs="Arial"/>
          <w:szCs w:val="21"/>
        </w:rPr>
        <w:t>在本合同有效期内，若甲方拒绝履行其在本合同项下的主要义务，导致该租赁物的正常经营受到影响，甲</w:t>
      </w:r>
      <w:r>
        <w:rPr>
          <w:rFonts w:hint="eastAsia" w:ascii="微软雅黑" w:hAnsi="微软雅黑" w:eastAsia="微软雅黑"/>
          <w:szCs w:val="21"/>
        </w:rPr>
        <w:t>方应当在合理期间内积极处理、消除影响，</w:t>
      </w:r>
      <w:r>
        <w:rPr>
          <w:rFonts w:hint="eastAsia" w:ascii="微软雅黑" w:hAnsi="微软雅黑" w:eastAsia="微软雅黑"/>
          <w:bCs/>
          <w:szCs w:val="21"/>
        </w:rPr>
        <w:t>若导致乙方损失，乙方有权有权解除合同，并要求甲方赔偿乙方因此遭受的全部损失（包括但不限于律师费、诉讼费等）。此外，若甲方未按期或未按约定标准交付租赁物，甲方应向乙方支付相当于当年保底租金【</w:t>
      </w:r>
      <w:r>
        <w:rPr>
          <w:rFonts w:hint="eastAsia" w:ascii="微软雅黑" w:hAnsi="微软雅黑" w:eastAsia="微软雅黑"/>
          <w:bCs/>
          <w:szCs w:val="21"/>
          <w:lang w:eastAsia="zh"/>
        </w:rPr>
        <w:t>100</w:t>
      </w:r>
      <w:r>
        <w:rPr>
          <w:rFonts w:hint="eastAsia" w:ascii="微软雅黑" w:hAnsi="微软雅黑" w:eastAsia="微软雅黑"/>
          <w:bCs/>
          <w:szCs w:val="21"/>
        </w:rPr>
        <w:t xml:space="preserve">】%的违约金，且乙方有权进一步追究甲方的责任。 </w:t>
      </w:r>
    </w:p>
    <w:p w14:paraId="5A09C7C0">
      <w:pPr>
        <w:spacing w:line="360" w:lineRule="auto"/>
        <w:ind w:firstLine="420" w:firstLineChars="200"/>
        <w:rPr>
          <w:rFonts w:hint="eastAsia" w:ascii="微软雅黑" w:hAnsi="微软雅黑" w:eastAsia="微软雅黑" w:cs="仿宋"/>
          <w:szCs w:val="21"/>
        </w:rPr>
      </w:pPr>
      <w:r>
        <w:rPr>
          <w:rFonts w:ascii="微软雅黑" w:hAnsi="微软雅黑" w:eastAsia="微软雅黑" w:cs="仿宋"/>
          <w:szCs w:val="21"/>
        </w:rPr>
        <w:t>5</w:t>
      </w:r>
      <w:r>
        <w:rPr>
          <w:rFonts w:hint="eastAsia" w:ascii="微软雅黑" w:hAnsi="微软雅黑" w:eastAsia="微软雅黑" w:cs="仿宋"/>
          <w:szCs w:val="21"/>
        </w:rPr>
        <w:t>、</w:t>
      </w:r>
      <w:r>
        <w:rPr>
          <w:rFonts w:ascii="微软雅黑" w:hAnsi="微软雅黑" w:eastAsia="微软雅黑" w:cs="仿宋"/>
          <w:szCs w:val="21"/>
        </w:rPr>
        <w:t>本合同履行期限内</w:t>
      </w:r>
      <w:r>
        <w:rPr>
          <w:rFonts w:hint="eastAsia" w:ascii="微软雅黑" w:hAnsi="微软雅黑" w:eastAsia="微软雅黑" w:cs="仿宋"/>
          <w:szCs w:val="21"/>
        </w:rPr>
        <w:t>，如乙方以市场经营风险为由，要求单方解除本合同，乙方应提前【9</w:t>
      </w:r>
      <w:r>
        <w:rPr>
          <w:rFonts w:ascii="微软雅黑" w:hAnsi="微软雅黑" w:eastAsia="微软雅黑" w:cs="仿宋"/>
          <w:szCs w:val="21"/>
        </w:rPr>
        <w:t>0</w:t>
      </w:r>
      <w:r>
        <w:rPr>
          <w:rFonts w:hint="eastAsia" w:ascii="微软雅黑" w:hAnsi="微软雅黑" w:eastAsia="微软雅黑" w:cs="仿宋"/>
          <w:szCs w:val="21"/>
        </w:rPr>
        <w:t>】</w:t>
      </w:r>
      <w:r>
        <w:rPr>
          <w:rFonts w:ascii="微软雅黑" w:hAnsi="微软雅黑" w:eastAsia="微软雅黑" w:cs="仿宋"/>
          <w:szCs w:val="21"/>
        </w:rPr>
        <w:t>日书面告知甲方</w:t>
      </w:r>
      <w:r>
        <w:rPr>
          <w:rFonts w:hint="eastAsia" w:ascii="微软雅黑" w:hAnsi="微软雅黑" w:eastAsia="微软雅黑" w:cs="仿宋"/>
          <w:szCs w:val="21"/>
        </w:rPr>
        <w:t>，并提交市场风险严重影响乙方经营的详细资料。经甲方同意后，乙方按照合同约定办理租赁物移交手续，同时乙方移交前应向甲方支付年保底租金的【</w:t>
      </w:r>
      <w:r>
        <w:rPr>
          <w:rFonts w:ascii="微软雅黑" w:hAnsi="微软雅黑" w:eastAsia="微软雅黑" w:cs="仿宋"/>
          <w:szCs w:val="21"/>
        </w:rPr>
        <w:t>100</w:t>
      </w:r>
      <w:r>
        <w:rPr>
          <w:rFonts w:hint="eastAsia" w:ascii="微软雅黑" w:hAnsi="微软雅黑" w:eastAsia="微软雅黑" w:cs="仿宋"/>
          <w:szCs w:val="21"/>
        </w:rPr>
        <w:t>%】作为违约金。</w:t>
      </w:r>
    </w:p>
    <w:p w14:paraId="5BD58ABD">
      <w:pPr>
        <w:spacing w:line="360" w:lineRule="auto"/>
        <w:ind w:firstLine="420" w:firstLineChars="200"/>
        <w:rPr>
          <w:rFonts w:ascii="微软雅黑" w:hAnsi="微软雅黑" w:eastAsia="微软雅黑" w:cs="Arial"/>
          <w:szCs w:val="21"/>
        </w:rPr>
      </w:pPr>
      <w:bookmarkStart w:id="12" w:name="_Toc56411681"/>
      <w:r>
        <w:rPr>
          <w:rFonts w:ascii="微软雅黑" w:hAnsi="微软雅黑" w:eastAsia="微软雅黑" w:cs="仿宋"/>
          <w:szCs w:val="21"/>
        </w:rPr>
        <w:t>6</w:t>
      </w:r>
      <w:r>
        <w:rPr>
          <w:rFonts w:hint="eastAsia" w:ascii="微软雅黑" w:hAnsi="微软雅黑" w:eastAsia="微软雅黑" w:cs="仿宋"/>
          <w:szCs w:val="21"/>
        </w:rPr>
        <w:t>、</w:t>
      </w:r>
      <w:r>
        <w:rPr>
          <w:rFonts w:hint="eastAsia" w:ascii="微软雅黑" w:hAnsi="微软雅黑" w:eastAsia="微软雅黑" w:cs="Arial"/>
          <w:szCs w:val="21"/>
        </w:rPr>
        <w:t>乙方根据本合同约定</w:t>
      </w:r>
      <w:r>
        <w:rPr>
          <w:rFonts w:ascii="微软雅黑" w:hAnsi="微软雅黑" w:eastAsia="微软雅黑" w:cs="Arial"/>
          <w:szCs w:val="21"/>
        </w:rPr>
        <w:t>须向</w:t>
      </w:r>
      <w:r>
        <w:rPr>
          <w:rFonts w:hint="eastAsia" w:ascii="微软雅黑" w:hAnsi="微软雅黑" w:eastAsia="微软雅黑" w:cs="Arial"/>
          <w:szCs w:val="21"/>
        </w:rPr>
        <w:t>甲方</w:t>
      </w:r>
      <w:r>
        <w:rPr>
          <w:rFonts w:ascii="微软雅黑" w:hAnsi="微软雅黑" w:eastAsia="微软雅黑" w:cs="Arial"/>
          <w:szCs w:val="21"/>
        </w:rPr>
        <w:t>支付</w:t>
      </w:r>
      <w:r>
        <w:rPr>
          <w:rFonts w:hint="eastAsia" w:ascii="微软雅黑" w:hAnsi="微软雅黑" w:eastAsia="微软雅黑" w:cs="Arial"/>
          <w:szCs w:val="21"/>
        </w:rPr>
        <w:t>款项的</w:t>
      </w:r>
      <w:r>
        <w:rPr>
          <w:rFonts w:ascii="微软雅黑" w:hAnsi="微软雅黑" w:eastAsia="微软雅黑" w:cs="Arial"/>
          <w:szCs w:val="21"/>
        </w:rPr>
        <w:t>，</w:t>
      </w:r>
      <w:r>
        <w:rPr>
          <w:rFonts w:hint="eastAsia" w:ascii="微软雅黑" w:hAnsi="微软雅黑" w:eastAsia="微软雅黑" w:cs="Arial"/>
          <w:szCs w:val="21"/>
        </w:rPr>
        <w:t>甲方</w:t>
      </w:r>
      <w:r>
        <w:rPr>
          <w:rFonts w:ascii="微软雅黑" w:hAnsi="微软雅黑" w:eastAsia="微软雅黑" w:cs="Arial"/>
          <w:szCs w:val="21"/>
        </w:rPr>
        <w:t>有权直接从</w:t>
      </w:r>
      <w:r>
        <w:rPr>
          <w:rFonts w:hint="eastAsia" w:ascii="微软雅黑" w:hAnsi="微软雅黑" w:eastAsia="微软雅黑" w:cs="Arial"/>
          <w:szCs w:val="21"/>
        </w:rPr>
        <w:t>应付未</w:t>
      </w:r>
      <w:r>
        <w:rPr>
          <w:rFonts w:ascii="微软雅黑" w:hAnsi="微软雅黑" w:eastAsia="微软雅黑" w:cs="Arial"/>
          <w:szCs w:val="21"/>
        </w:rPr>
        <w:t>付</w:t>
      </w:r>
      <w:r>
        <w:rPr>
          <w:rFonts w:hint="eastAsia" w:ascii="微软雅黑" w:hAnsi="微软雅黑" w:eastAsia="微软雅黑" w:cs="Arial"/>
          <w:szCs w:val="21"/>
        </w:rPr>
        <w:t>乙方</w:t>
      </w:r>
      <w:r>
        <w:rPr>
          <w:rFonts w:ascii="微软雅黑" w:hAnsi="微软雅黑" w:eastAsia="微软雅黑" w:cs="Arial"/>
          <w:szCs w:val="21"/>
        </w:rPr>
        <w:t>的</w:t>
      </w:r>
      <w:r>
        <w:rPr>
          <w:rFonts w:hint="eastAsia" w:ascii="微软雅黑" w:hAnsi="微软雅黑" w:eastAsia="微软雅黑" w:cs="Arial"/>
          <w:szCs w:val="21"/>
        </w:rPr>
        <w:t>费用</w:t>
      </w:r>
      <w:r>
        <w:rPr>
          <w:rFonts w:ascii="微软雅黑" w:hAnsi="微软雅黑" w:eastAsia="微软雅黑" w:cs="Arial"/>
          <w:szCs w:val="21"/>
        </w:rPr>
        <w:t>中</w:t>
      </w:r>
      <w:r>
        <w:rPr>
          <w:rFonts w:hint="eastAsia" w:ascii="微软雅黑" w:hAnsi="微软雅黑" w:eastAsia="微软雅黑" w:cs="Arial"/>
          <w:szCs w:val="21"/>
        </w:rPr>
        <w:t>直接</w:t>
      </w:r>
      <w:r>
        <w:rPr>
          <w:rFonts w:ascii="微软雅黑" w:hAnsi="微软雅黑" w:eastAsia="微软雅黑" w:cs="Arial"/>
          <w:szCs w:val="21"/>
        </w:rPr>
        <w:t>抵扣前述款项。</w:t>
      </w:r>
      <w:r>
        <w:rPr>
          <w:rFonts w:hint="eastAsia" w:ascii="微软雅黑" w:hAnsi="微软雅黑" w:eastAsia="微软雅黑" w:cs="Arial"/>
          <w:szCs w:val="21"/>
        </w:rPr>
        <w:t>若抵扣金额不足以覆盖全部款项，则乙方需在接到甲方通知后，立即补足差额部分，逾期未支付的，乙方每日应按照应付款的万分之三向甲方支付违约金</w:t>
      </w:r>
      <w:bookmarkEnd w:id="12"/>
      <w:bookmarkStart w:id="13" w:name="_Hlk70515238"/>
      <w:r>
        <w:rPr>
          <w:rFonts w:hint="eastAsia" w:ascii="微软雅黑" w:hAnsi="微软雅黑" w:eastAsia="微软雅黑" w:cs="Arial"/>
          <w:szCs w:val="21"/>
        </w:rPr>
        <w:t>。</w:t>
      </w:r>
    </w:p>
    <w:p w14:paraId="52129743">
      <w:pPr>
        <w:spacing w:line="360" w:lineRule="auto"/>
        <w:ind w:firstLine="420" w:firstLineChars="200"/>
        <w:rPr>
          <w:rFonts w:ascii="微软雅黑" w:hAnsi="微软雅黑" w:eastAsia="微软雅黑" w:cs="仿宋"/>
          <w:szCs w:val="21"/>
        </w:rPr>
      </w:pPr>
      <w:r>
        <w:rPr>
          <w:rFonts w:ascii="微软雅黑" w:hAnsi="微软雅黑" w:eastAsia="微软雅黑" w:cs="Arial"/>
          <w:szCs w:val="21"/>
        </w:rPr>
        <w:t>7</w:t>
      </w:r>
      <w:r>
        <w:rPr>
          <w:rFonts w:hint="eastAsia" w:ascii="微软雅黑" w:hAnsi="微软雅黑" w:eastAsia="微软雅黑" w:cs="Arial"/>
          <w:szCs w:val="21"/>
        </w:rPr>
        <w:t>、</w:t>
      </w:r>
      <w:r>
        <w:rPr>
          <w:rFonts w:hint="eastAsia" w:ascii="微软雅黑" w:hAnsi="微软雅黑" w:eastAsia="微软雅黑" w:cs="仿宋"/>
          <w:szCs w:val="21"/>
        </w:rPr>
        <w:t>本合同履行过程中，甲方存在以下行为，乙方</w:t>
      </w:r>
      <w:r>
        <w:rPr>
          <w:rFonts w:ascii="微软雅黑" w:hAnsi="微软雅黑" w:eastAsia="微软雅黑" w:cs="仿宋"/>
          <w:szCs w:val="21"/>
        </w:rPr>
        <w:t>有权要求解除合同</w:t>
      </w:r>
      <w:r>
        <w:rPr>
          <w:rFonts w:hint="eastAsia" w:ascii="微软雅黑" w:hAnsi="微软雅黑" w:eastAsia="微软雅黑" w:cs="仿宋"/>
          <w:szCs w:val="21"/>
        </w:rPr>
        <w:t>，</w:t>
      </w:r>
      <w:r>
        <w:rPr>
          <w:rFonts w:ascii="微软雅黑" w:hAnsi="微软雅黑" w:eastAsia="微软雅黑" w:cs="仿宋"/>
          <w:szCs w:val="21"/>
        </w:rPr>
        <w:t>要求</w:t>
      </w:r>
      <w:r>
        <w:rPr>
          <w:rFonts w:hint="eastAsia" w:ascii="微软雅黑" w:hAnsi="微软雅黑" w:eastAsia="微软雅黑" w:cs="仿宋"/>
          <w:szCs w:val="21"/>
        </w:rPr>
        <w:t>甲方</w:t>
      </w:r>
      <w:r>
        <w:rPr>
          <w:rFonts w:ascii="微软雅黑" w:hAnsi="微软雅黑" w:eastAsia="微软雅黑" w:cs="仿宋"/>
          <w:szCs w:val="21"/>
        </w:rPr>
        <w:t>赔偿</w:t>
      </w:r>
      <w:r>
        <w:rPr>
          <w:rFonts w:hint="eastAsia" w:ascii="微软雅黑" w:hAnsi="微软雅黑" w:eastAsia="微软雅黑" w:cs="仿宋"/>
          <w:szCs w:val="21"/>
        </w:rPr>
        <w:t>乙方</w:t>
      </w:r>
      <w:r>
        <w:rPr>
          <w:rFonts w:ascii="微软雅黑" w:hAnsi="微软雅黑" w:eastAsia="微软雅黑" w:cs="仿宋"/>
          <w:szCs w:val="21"/>
        </w:rPr>
        <w:t>全部损失</w:t>
      </w:r>
      <w:r>
        <w:rPr>
          <w:rFonts w:hint="eastAsia" w:ascii="微软雅黑" w:hAnsi="微软雅黑" w:eastAsia="微软雅黑" w:cs="仿宋"/>
          <w:szCs w:val="21"/>
        </w:rPr>
        <w:t>（</w:t>
      </w:r>
      <w:r>
        <w:rPr>
          <w:rFonts w:ascii="微软雅黑" w:hAnsi="微软雅黑" w:eastAsia="微软雅黑" w:cs="仿宋"/>
          <w:szCs w:val="21"/>
        </w:rPr>
        <w:t>包括但不限于</w:t>
      </w:r>
      <w:r>
        <w:rPr>
          <w:rFonts w:hint="eastAsia" w:ascii="微软雅黑" w:hAnsi="微软雅黑" w:eastAsia="微软雅黑" w:cs="仿宋"/>
          <w:szCs w:val="21"/>
        </w:rPr>
        <w:t>：</w:t>
      </w:r>
      <w:r>
        <w:rPr>
          <w:rFonts w:ascii="微软雅黑" w:hAnsi="微软雅黑" w:eastAsia="微软雅黑" w:cs="仿宋"/>
          <w:szCs w:val="21"/>
        </w:rPr>
        <w:t>律师费</w:t>
      </w:r>
      <w:r>
        <w:rPr>
          <w:rFonts w:hint="eastAsia" w:ascii="微软雅黑" w:hAnsi="微软雅黑" w:eastAsia="微软雅黑" w:cs="仿宋"/>
          <w:szCs w:val="21"/>
        </w:rPr>
        <w:t>、</w:t>
      </w:r>
      <w:r>
        <w:rPr>
          <w:rFonts w:ascii="微软雅黑" w:hAnsi="微软雅黑" w:eastAsia="微软雅黑" w:cs="仿宋"/>
          <w:szCs w:val="21"/>
        </w:rPr>
        <w:t>诉讼费等</w:t>
      </w:r>
      <w:r>
        <w:rPr>
          <w:rFonts w:hint="eastAsia" w:ascii="微软雅黑" w:hAnsi="微软雅黑" w:eastAsia="微软雅黑" w:cs="仿宋"/>
          <w:szCs w:val="21"/>
        </w:rPr>
        <w:t>），违约金：</w:t>
      </w:r>
    </w:p>
    <w:p w14:paraId="634F0DF8">
      <w:pPr>
        <w:spacing w:line="360" w:lineRule="auto"/>
        <w:ind w:firstLine="420" w:firstLineChars="200"/>
        <w:rPr>
          <w:rFonts w:ascii="微软雅黑" w:hAnsi="微软雅黑" w:eastAsia="微软雅黑" w:cs="Arial"/>
          <w:szCs w:val="21"/>
        </w:rPr>
      </w:pPr>
      <w:bookmarkStart w:id="14" w:name="autodocs_48_1"/>
      <w:r>
        <w:rPr>
          <w:rFonts w:hint="eastAsia" w:ascii="微软雅黑" w:hAnsi="微软雅黑" w:eastAsia="微软雅黑" w:cs="Arial"/>
          <w:szCs w:val="21"/>
        </w:rPr>
        <w:t>自开业之日起一年内，若乙方发现存在因甲方原因导致的瑕疵或隐含各项问题，该问题导致该租赁物超过20%的营业面积无法正常运行且乙方向甲方提出后，甲方</w:t>
      </w:r>
      <w:r>
        <w:rPr>
          <w:rFonts w:hint="eastAsia" w:ascii="微软雅黑" w:hAnsi="微软雅黑" w:eastAsia="微软雅黑" w:cs="Arial"/>
          <w:szCs w:val="21"/>
          <w:lang w:eastAsia="zh"/>
        </w:rPr>
        <w:t>应</w:t>
      </w:r>
      <w:r>
        <w:rPr>
          <w:rFonts w:hint="eastAsia" w:ascii="微软雅黑" w:hAnsi="微软雅黑" w:eastAsia="微软雅黑" w:cs="Arial"/>
          <w:szCs w:val="21"/>
        </w:rPr>
        <w:t>在收到乙方通知后</w:t>
      </w:r>
      <w:r>
        <w:rPr>
          <w:rFonts w:hint="eastAsia" w:ascii="微软雅黑" w:hAnsi="微软雅黑" w:eastAsia="微软雅黑" w:cs="Arial"/>
          <w:szCs w:val="21"/>
          <w:lang w:eastAsia="zh"/>
        </w:rPr>
        <w:t>的15日内制定详细的整改计划，并在</w:t>
      </w:r>
      <w:r>
        <w:rPr>
          <w:rFonts w:hint="eastAsia" w:ascii="微软雅黑" w:hAnsi="微软雅黑" w:eastAsia="微软雅黑" w:cs="Arial"/>
          <w:szCs w:val="21"/>
        </w:rPr>
        <w:t>30日内完成整改</w:t>
      </w:r>
      <w:r>
        <w:rPr>
          <w:rFonts w:hint="eastAsia" w:ascii="微软雅黑" w:hAnsi="微软雅黑" w:eastAsia="微软雅黑" w:cs="Arial"/>
          <w:szCs w:val="21"/>
          <w:lang w:eastAsia="zh"/>
        </w:rPr>
        <w:t>。整改完成后</w:t>
      </w:r>
      <w:r>
        <w:rPr>
          <w:rFonts w:hint="eastAsia" w:ascii="微软雅黑" w:hAnsi="微软雅黑" w:eastAsia="微软雅黑" w:cs="Arial"/>
          <w:szCs w:val="21"/>
        </w:rPr>
        <w:t>，</w:t>
      </w:r>
      <w:r>
        <w:rPr>
          <w:rFonts w:hint="eastAsia" w:ascii="微软雅黑" w:hAnsi="微软雅黑" w:eastAsia="微软雅黑" w:cs="Arial"/>
          <w:szCs w:val="21"/>
          <w:lang w:eastAsia="zh"/>
        </w:rPr>
        <w:t>乙方有权进行验收，</w:t>
      </w:r>
      <w:r>
        <w:rPr>
          <w:rFonts w:hint="eastAsia" w:ascii="微软雅黑" w:hAnsi="微软雅黑" w:eastAsia="微软雅黑" w:cs="Arial"/>
          <w:szCs w:val="21"/>
        </w:rPr>
        <w:t>若</w:t>
      </w:r>
      <w:r>
        <w:rPr>
          <w:rFonts w:hint="eastAsia" w:ascii="微软雅黑" w:hAnsi="微软雅黑" w:eastAsia="微软雅黑" w:cs="Arial"/>
          <w:szCs w:val="21"/>
          <w:lang w:eastAsia="zh"/>
        </w:rPr>
        <w:t>整改不合格，</w:t>
      </w:r>
      <w:r>
        <w:rPr>
          <w:rFonts w:hint="eastAsia" w:ascii="微软雅黑" w:hAnsi="微软雅黑" w:eastAsia="微软雅黑" w:cs="Arial"/>
          <w:szCs w:val="21"/>
        </w:rPr>
        <w:t>甲方</w:t>
      </w:r>
      <w:r>
        <w:rPr>
          <w:rFonts w:hint="eastAsia" w:ascii="微软雅黑" w:hAnsi="微软雅黑" w:eastAsia="微软雅黑" w:cs="Arial"/>
          <w:szCs w:val="21"/>
          <w:lang w:eastAsia="zh"/>
        </w:rPr>
        <w:t>应在接到乙方验收不合格通知后的10日内再次完成</w:t>
      </w:r>
      <w:r>
        <w:rPr>
          <w:rFonts w:hint="eastAsia" w:ascii="微软雅黑" w:hAnsi="微软雅黑" w:eastAsia="微软雅黑" w:cs="Arial"/>
          <w:szCs w:val="21"/>
        </w:rPr>
        <w:t>整改</w:t>
      </w:r>
      <w:r>
        <w:rPr>
          <w:rFonts w:hint="eastAsia" w:ascii="微软雅黑" w:hAnsi="微软雅黑" w:eastAsia="微软雅黑" w:cs="Arial"/>
          <w:szCs w:val="21"/>
          <w:lang w:eastAsia="zh"/>
        </w:rPr>
        <w:t>。若第二次整改</w:t>
      </w:r>
      <w:r>
        <w:rPr>
          <w:rFonts w:hint="eastAsia" w:ascii="微软雅黑" w:hAnsi="微软雅黑" w:eastAsia="微软雅黑" w:cs="Arial"/>
          <w:szCs w:val="21"/>
        </w:rPr>
        <w:t>仍不合格</w:t>
      </w:r>
      <w:r>
        <w:rPr>
          <w:rFonts w:hint="eastAsia" w:ascii="微软雅黑" w:hAnsi="微软雅黑" w:eastAsia="微软雅黑" w:cs="Arial"/>
          <w:szCs w:val="21"/>
          <w:lang w:eastAsia="zh"/>
        </w:rPr>
        <w:t>，乙方有权解除合同，并要求甲方赔偿乙方因此遭受</w:t>
      </w:r>
      <w:r>
        <w:rPr>
          <w:rFonts w:hint="eastAsia" w:ascii="微软雅黑" w:hAnsi="微软雅黑" w:eastAsia="微软雅黑" w:cs="Arial"/>
          <w:szCs w:val="21"/>
        </w:rPr>
        <w:t>的</w:t>
      </w:r>
      <w:r>
        <w:rPr>
          <w:rFonts w:hint="eastAsia" w:ascii="微软雅黑" w:hAnsi="微软雅黑" w:eastAsia="微软雅黑" w:cs="Arial"/>
          <w:szCs w:val="21"/>
          <w:lang w:eastAsia="zh"/>
        </w:rPr>
        <w:t>全部损失，同时甲方应支付相当于当年保底租金100%的违约金</w:t>
      </w:r>
      <w:r>
        <w:rPr>
          <w:rFonts w:hint="eastAsia" w:ascii="微软雅黑" w:hAnsi="微软雅黑" w:eastAsia="微软雅黑" w:cs="Arial"/>
          <w:szCs w:val="21"/>
        </w:rPr>
        <w:t>。</w:t>
      </w:r>
      <w:bookmarkEnd w:id="14"/>
    </w:p>
    <w:bookmarkEnd w:id="13"/>
    <w:p w14:paraId="2013D50D">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十七、合同终止</w:t>
      </w:r>
    </w:p>
    <w:p w14:paraId="5FA863B4">
      <w:pPr>
        <w:adjustRightInd w:val="0"/>
        <w:snapToGrid w:val="0"/>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1、租赁期内因征地拆迁的原因解除本合同，双方应共同配合征地拆迁，乙方有权参与拆迁赔偿款的分配，具体比例双方商议。若一方不予配合拆迁等行为，造成的损失由不配合的一方承担。</w:t>
      </w:r>
    </w:p>
    <w:p w14:paraId="3CDEF426">
      <w:pPr>
        <w:keepNext/>
        <w:keepLines/>
        <w:spacing w:line="360" w:lineRule="auto"/>
        <w:ind w:firstLine="420" w:firstLineChars="200"/>
        <w:outlineLvl w:val="1"/>
        <w:rPr>
          <w:rFonts w:ascii="微软雅黑" w:hAnsi="微软雅黑" w:eastAsia="微软雅黑"/>
          <w:szCs w:val="21"/>
        </w:rPr>
      </w:pPr>
      <w:bookmarkStart w:id="15" w:name="_Toc56411685"/>
      <w:r>
        <w:rPr>
          <w:rFonts w:ascii="微软雅黑" w:hAnsi="微软雅黑" w:eastAsia="微软雅黑" w:cs="仿宋"/>
          <w:szCs w:val="21"/>
        </w:rPr>
        <w:t>2</w:t>
      </w:r>
      <w:r>
        <w:rPr>
          <w:rFonts w:hint="eastAsia" w:ascii="微软雅黑" w:hAnsi="微软雅黑" w:eastAsia="微软雅黑"/>
          <w:szCs w:val="21"/>
        </w:rPr>
        <w:t>、本合同终止时，</w:t>
      </w:r>
      <w:bookmarkEnd w:id="15"/>
      <w:r>
        <w:rPr>
          <w:rFonts w:ascii="微软雅黑" w:hAnsi="微软雅黑" w:eastAsia="微软雅黑"/>
          <w:szCs w:val="21"/>
        </w:rPr>
        <w:t>乙方必须</w:t>
      </w:r>
      <w:r>
        <w:rPr>
          <w:rFonts w:hint="eastAsia" w:ascii="微软雅黑" w:hAnsi="微软雅黑" w:eastAsia="微软雅黑"/>
          <w:szCs w:val="21"/>
        </w:rPr>
        <w:t>配合</w:t>
      </w:r>
      <w:r>
        <w:rPr>
          <w:rFonts w:ascii="微软雅黑" w:hAnsi="微软雅黑" w:eastAsia="微软雅黑"/>
          <w:szCs w:val="21"/>
        </w:rPr>
        <w:t>甲方对</w:t>
      </w:r>
      <w:r>
        <w:rPr>
          <w:rFonts w:hint="eastAsia" w:ascii="微软雅黑" w:hAnsi="微软雅黑" w:eastAsia="微软雅黑"/>
          <w:szCs w:val="21"/>
        </w:rPr>
        <w:t>该</w:t>
      </w:r>
      <w:r>
        <w:rPr>
          <w:rFonts w:ascii="微软雅黑" w:hAnsi="微软雅黑" w:eastAsia="微软雅黑"/>
          <w:szCs w:val="21"/>
        </w:rPr>
        <w:t>项目财务进行审计</w:t>
      </w:r>
      <w:r>
        <w:rPr>
          <w:rFonts w:hint="eastAsia" w:ascii="微软雅黑" w:hAnsi="微软雅黑" w:eastAsia="微软雅黑"/>
          <w:szCs w:val="21"/>
        </w:rPr>
        <w:t>。</w:t>
      </w:r>
    </w:p>
    <w:p w14:paraId="716C4AB4">
      <w:pPr>
        <w:pStyle w:val="24"/>
        <w:spacing w:line="360" w:lineRule="auto"/>
        <w:rPr>
          <w:rFonts w:ascii="微软雅黑" w:hAnsi="微软雅黑" w:eastAsia="微软雅黑"/>
          <w:szCs w:val="21"/>
        </w:rPr>
      </w:pPr>
      <w:r>
        <w:rPr>
          <w:rFonts w:ascii="微软雅黑" w:hAnsi="微软雅黑" w:eastAsia="微软雅黑"/>
          <w:szCs w:val="21"/>
        </w:rPr>
        <w:t>3</w:t>
      </w:r>
      <w:r>
        <w:rPr>
          <w:rFonts w:hint="eastAsia" w:ascii="微软雅黑" w:hAnsi="微软雅黑" w:eastAsia="微软雅黑"/>
          <w:szCs w:val="21"/>
        </w:rPr>
        <w:t>、</w:t>
      </w:r>
      <w:r>
        <w:rPr>
          <w:rFonts w:ascii="微软雅黑" w:hAnsi="微软雅黑" w:eastAsia="微软雅黑"/>
          <w:szCs w:val="21"/>
        </w:rPr>
        <w:t>乙方应在终止日或期满日后10天内向甲方转交和转让乙方为经营该</w:t>
      </w:r>
      <w:r>
        <w:rPr>
          <w:rFonts w:hint="eastAsia" w:ascii="微软雅黑" w:hAnsi="微软雅黑" w:eastAsia="微软雅黑"/>
          <w:szCs w:val="21"/>
        </w:rPr>
        <w:t>租赁物</w:t>
      </w:r>
      <w:r>
        <w:rPr>
          <w:rFonts w:ascii="微软雅黑" w:hAnsi="微软雅黑" w:eastAsia="微软雅黑"/>
          <w:szCs w:val="21"/>
        </w:rPr>
        <w:t>所保留和控制的证照及其他相关文件和资料，但为存档之目的，乙方可以留有该等文件和资料的一份复印件；</w:t>
      </w:r>
    </w:p>
    <w:p w14:paraId="43AB56A5">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十八、权利的放弃、部分有效和非排他性补救</w:t>
      </w:r>
    </w:p>
    <w:p w14:paraId="3FE008C6">
      <w:pPr>
        <w:pStyle w:val="5"/>
        <w:adjustRightInd w:val="0"/>
        <w:snapToGrid w:val="0"/>
        <w:spacing w:before="0" w:beforeLines="0" w:line="360" w:lineRule="auto"/>
        <w:ind w:left="0" w:firstLine="420" w:firstLineChars="200"/>
        <w:rPr>
          <w:rFonts w:ascii="微软雅黑" w:hAnsi="微软雅黑" w:eastAsia="微软雅黑" w:cs="仿宋"/>
          <w:bCs/>
          <w:sz w:val="21"/>
          <w:szCs w:val="21"/>
        </w:rPr>
      </w:pPr>
      <w:r>
        <w:rPr>
          <w:rFonts w:hint="eastAsia" w:ascii="微软雅黑" w:hAnsi="微软雅黑" w:eastAsia="微软雅黑" w:cs="仿宋"/>
          <w:bCs/>
          <w:sz w:val="21"/>
          <w:szCs w:val="21"/>
        </w:rPr>
        <w:t>1、在乙方违约情况下甲方又接受租金或其他费用时，不能视为甲方放弃追究乙方违约责任的权利。乙方交付的租金或其他费用不足本合同之规定金额时，或甲方接受金额不足的或其他费用，均不能视为甲方同意乙方少付租金或其他费用，也不影响甲方追索欠租欠费的权利以及根据本合同及法律规定的其它权利。此外，甲方未能或延迟行使本合同项下的任何权利将不意味放弃该等权利。甲方的任何权利的放弃均以甲方签署的书面明确表示为准。</w:t>
      </w:r>
    </w:p>
    <w:p w14:paraId="50DE972B">
      <w:pPr>
        <w:pStyle w:val="5"/>
        <w:adjustRightInd w:val="0"/>
        <w:snapToGrid w:val="0"/>
        <w:spacing w:before="0" w:beforeLines="0" w:line="360" w:lineRule="auto"/>
        <w:ind w:left="479" w:hanging="479" w:hangingChars="228"/>
        <w:rPr>
          <w:rFonts w:hint="eastAsia" w:ascii="微软雅黑" w:hAnsi="微软雅黑" w:eastAsia="微软雅黑" w:cs="仿宋"/>
          <w:b/>
          <w:sz w:val="21"/>
          <w:szCs w:val="21"/>
        </w:rPr>
      </w:pPr>
      <w:r>
        <w:rPr>
          <w:rFonts w:hint="eastAsia" w:ascii="微软雅黑" w:hAnsi="微软雅黑" w:eastAsia="微软雅黑" w:cs="仿宋"/>
          <w:b/>
          <w:sz w:val="21"/>
          <w:szCs w:val="21"/>
        </w:rPr>
        <w:t>十九、</w:t>
      </w:r>
      <w:bookmarkStart w:id="16" w:name="_Toc56411647"/>
      <w:r>
        <w:rPr>
          <w:rFonts w:hint="eastAsia" w:ascii="微软雅黑" w:hAnsi="微软雅黑" w:eastAsia="微软雅黑" w:cs="Arial"/>
          <w:b/>
          <w:kern w:val="44"/>
          <w:sz w:val="21"/>
          <w:szCs w:val="21"/>
        </w:rPr>
        <w:t>知识产权</w:t>
      </w:r>
      <w:bookmarkEnd w:id="16"/>
    </w:p>
    <w:p w14:paraId="27DD8013">
      <w:pPr>
        <w:spacing w:line="360" w:lineRule="auto"/>
        <w:ind w:firstLine="420" w:firstLineChars="200"/>
        <w:rPr>
          <w:rFonts w:ascii="微软雅黑" w:hAnsi="微软雅黑" w:eastAsia="微软雅黑" w:cs="Arial"/>
          <w:szCs w:val="21"/>
        </w:rPr>
      </w:pPr>
      <w:bookmarkStart w:id="17" w:name="_Toc56411648"/>
      <w:r>
        <w:rPr>
          <w:rFonts w:hint="eastAsia" w:ascii="微软雅黑" w:hAnsi="微软雅黑" w:eastAsia="微软雅黑" w:cs="Arial"/>
          <w:szCs w:val="21"/>
        </w:rPr>
        <w:t>1、</w:t>
      </w:r>
      <w:bookmarkEnd w:id="17"/>
      <w:r>
        <w:rPr>
          <w:rFonts w:ascii="微软雅黑" w:hAnsi="微软雅黑" w:eastAsia="微软雅黑" w:cs="Arial"/>
          <w:szCs w:val="21"/>
        </w:rPr>
        <w:t>乙方同意，在</w:t>
      </w:r>
      <w:r>
        <w:rPr>
          <w:rFonts w:hint="eastAsia" w:ascii="微软雅黑" w:hAnsi="微软雅黑" w:eastAsia="微软雅黑" w:cs="Arial"/>
          <w:szCs w:val="21"/>
        </w:rPr>
        <w:t>本</w:t>
      </w:r>
      <w:r>
        <w:rPr>
          <w:rFonts w:ascii="微软雅黑" w:hAnsi="微软雅黑" w:eastAsia="微软雅黑" w:cs="Arial"/>
          <w:szCs w:val="21"/>
        </w:rPr>
        <w:t>合同</w:t>
      </w:r>
      <w:r>
        <w:rPr>
          <w:rFonts w:hint="eastAsia" w:ascii="微软雅黑" w:hAnsi="微软雅黑" w:eastAsia="微软雅黑" w:cs="Arial"/>
          <w:szCs w:val="21"/>
        </w:rPr>
        <w:t>有效</w:t>
      </w:r>
      <w:r>
        <w:rPr>
          <w:rFonts w:ascii="微软雅黑" w:hAnsi="微软雅黑" w:eastAsia="微软雅黑" w:cs="Arial"/>
          <w:szCs w:val="21"/>
        </w:rPr>
        <w:t>期</w:t>
      </w:r>
      <w:r>
        <w:rPr>
          <w:rFonts w:hint="eastAsia" w:ascii="微软雅黑" w:hAnsi="微软雅黑" w:eastAsia="微软雅黑" w:cs="Arial"/>
          <w:szCs w:val="21"/>
        </w:rPr>
        <w:t>内</w:t>
      </w:r>
      <w:r>
        <w:rPr>
          <w:rFonts w:ascii="微软雅黑" w:hAnsi="微软雅黑" w:eastAsia="微软雅黑" w:cs="Arial"/>
          <w:szCs w:val="21"/>
        </w:rPr>
        <w:t>，</w:t>
      </w:r>
      <w:r>
        <w:rPr>
          <w:rFonts w:hint="eastAsia" w:ascii="微软雅黑" w:hAnsi="微软雅黑" w:eastAsia="微软雅黑" w:cs="Arial"/>
          <w:szCs w:val="21"/>
        </w:rPr>
        <w:t>许可甲方及其关联方在本项目运营中</w:t>
      </w:r>
      <w:r>
        <w:rPr>
          <w:rFonts w:hint="eastAsia" w:ascii="微软雅黑" w:hAnsi="微软雅黑" w:eastAsia="微软雅黑" w:cs="Arial"/>
          <w:bCs/>
          <w:szCs w:val="21"/>
        </w:rPr>
        <w:t>无偿</w:t>
      </w:r>
      <w:r>
        <w:rPr>
          <w:rFonts w:hint="eastAsia" w:ascii="微软雅黑" w:hAnsi="微软雅黑" w:eastAsia="微软雅黑" w:cs="Arial"/>
          <w:szCs w:val="21"/>
        </w:rPr>
        <w:t>使用品牌、商标、品牌标准、系统的权利，包括但不限于：在</w:t>
      </w:r>
      <w:r>
        <w:rPr>
          <w:rFonts w:ascii="微软雅黑" w:hAnsi="微软雅黑" w:eastAsia="微软雅黑" w:cs="Arial"/>
          <w:szCs w:val="21"/>
        </w:rPr>
        <w:t>对外文件、宣传促销资料、客用品等</w:t>
      </w:r>
      <w:r>
        <w:rPr>
          <w:rFonts w:hint="eastAsia" w:ascii="微软雅黑" w:hAnsi="微软雅黑" w:eastAsia="微软雅黑" w:cs="Arial"/>
          <w:szCs w:val="21"/>
        </w:rPr>
        <w:t>方面的商标性使用。</w:t>
      </w:r>
    </w:p>
    <w:p w14:paraId="6396DD3E">
      <w:pPr>
        <w:spacing w:line="360" w:lineRule="auto"/>
        <w:ind w:firstLine="420" w:firstLineChars="200"/>
        <w:rPr>
          <w:rFonts w:ascii="微软雅黑" w:hAnsi="微软雅黑" w:eastAsia="微软雅黑"/>
          <w:szCs w:val="21"/>
        </w:rPr>
      </w:pPr>
      <w:r>
        <w:rPr>
          <w:rFonts w:hint="eastAsia" w:ascii="微软雅黑" w:hAnsi="微软雅黑" w:eastAsia="微软雅黑" w:cs="Arial"/>
          <w:szCs w:val="21"/>
        </w:rPr>
        <w:t>2、</w:t>
      </w:r>
      <w:r>
        <w:rPr>
          <w:rFonts w:hint="eastAsia" w:ascii="微软雅黑" w:hAnsi="微软雅黑" w:eastAsia="微软雅黑"/>
          <w:szCs w:val="21"/>
        </w:rPr>
        <w:t>本合同终止后，乙方负责按照约定拆除</w:t>
      </w:r>
      <w:r>
        <w:rPr>
          <w:rFonts w:hint="eastAsia" w:ascii="微软雅黑" w:hAnsi="微软雅黑" w:eastAsia="微软雅黑" w:cs="Arial"/>
          <w:szCs w:val="21"/>
        </w:rPr>
        <w:t>属于品牌的商号、标牌、陈设品、印刷品、徽标、徽章、广告语或其他显著标识，或音乐录音等;</w:t>
      </w:r>
      <w:r>
        <w:rPr>
          <w:rFonts w:hint="eastAsia" w:ascii="微软雅黑" w:hAnsi="微软雅黑" w:eastAsia="微软雅黑"/>
          <w:szCs w:val="21"/>
        </w:rPr>
        <w:t>若</w:t>
      </w:r>
      <w:r>
        <w:rPr>
          <w:rFonts w:ascii="微软雅黑" w:hAnsi="微软雅黑" w:eastAsia="微软雅黑"/>
          <w:szCs w:val="21"/>
        </w:rPr>
        <w:t>甲方需要继续使用</w:t>
      </w:r>
      <w:r>
        <w:rPr>
          <w:rFonts w:hint="eastAsia" w:ascii="微软雅黑" w:hAnsi="微软雅黑" w:eastAsia="微软雅黑"/>
          <w:szCs w:val="21"/>
        </w:rPr>
        <w:t>【香天下】</w:t>
      </w:r>
      <w:r>
        <w:rPr>
          <w:rFonts w:ascii="微软雅黑" w:hAnsi="微软雅黑" w:eastAsia="微软雅黑"/>
          <w:szCs w:val="21"/>
        </w:rPr>
        <w:t>品牌</w:t>
      </w:r>
      <w:r>
        <w:rPr>
          <w:rFonts w:hint="eastAsia" w:ascii="微软雅黑" w:hAnsi="微软雅黑" w:eastAsia="微软雅黑"/>
          <w:szCs w:val="21"/>
        </w:rPr>
        <w:t>，</w:t>
      </w:r>
      <w:r>
        <w:rPr>
          <w:rFonts w:ascii="微软雅黑" w:hAnsi="微软雅黑" w:eastAsia="微软雅黑"/>
          <w:szCs w:val="21"/>
        </w:rPr>
        <w:t>且</w:t>
      </w:r>
      <w:r>
        <w:rPr>
          <w:rFonts w:hint="eastAsia" w:ascii="微软雅黑" w:hAnsi="微软雅黑" w:eastAsia="微软雅黑"/>
          <w:szCs w:val="21"/>
        </w:rPr>
        <w:t>经过</w:t>
      </w:r>
      <w:r>
        <w:rPr>
          <w:rFonts w:ascii="微软雅黑" w:hAnsi="微软雅黑" w:eastAsia="微软雅黑"/>
          <w:szCs w:val="21"/>
        </w:rPr>
        <w:t>乙方</w:t>
      </w:r>
      <w:r>
        <w:rPr>
          <w:rFonts w:hint="eastAsia" w:ascii="微软雅黑" w:hAnsi="微软雅黑" w:eastAsia="微软雅黑"/>
          <w:szCs w:val="21"/>
        </w:rPr>
        <w:t>指定品牌</w:t>
      </w:r>
      <w:r>
        <w:rPr>
          <w:rFonts w:ascii="微软雅黑" w:hAnsi="微软雅黑" w:eastAsia="微软雅黑"/>
          <w:szCs w:val="21"/>
        </w:rPr>
        <w:t>方</w:t>
      </w:r>
      <w:r>
        <w:rPr>
          <w:rFonts w:hint="eastAsia" w:ascii="微软雅黑" w:hAnsi="微软雅黑" w:eastAsia="微软雅黑"/>
          <w:szCs w:val="21"/>
        </w:rPr>
        <w:t>授权同意，甲乙双方可另行签署协议约定使用协议。</w:t>
      </w:r>
    </w:p>
    <w:p w14:paraId="02AB9AD7">
      <w:pPr>
        <w:spacing w:line="360" w:lineRule="auto"/>
        <w:ind w:firstLine="420" w:firstLineChars="200"/>
        <w:rPr>
          <w:rFonts w:hint="eastAsia" w:ascii="微软雅黑" w:hAnsi="微软雅黑" w:eastAsia="微软雅黑"/>
          <w:bCs/>
          <w:szCs w:val="21"/>
        </w:rPr>
      </w:pPr>
      <w:r>
        <w:rPr>
          <w:rFonts w:hint="eastAsia" w:ascii="微软雅黑" w:hAnsi="微软雅黑" w:eastAsia="微软雅黑"/>
          <w:bCs/>
          <w:szCs w:val="21"/>
        </w:rPr>
        <w:t>3、租赁房屋设计方案的著作权归属于甲方，因房屋设计获得奖项、荣誉、奖金、授牌等均归属于甲方所有。</w:t>
      </w:r>
    </w:p>
    <w:p w14:paraId="67B23E42">
      <w:pPr>
        <w:spacing w:line="360" w:lineRule="auto"/>
        <w:rPr>
          <w:rFonts w:hint="eastAsia" w:ascii="微软雅黑" w:hAnsi="微软雅黑" w:eastAsia="微软雅黑" w:cs="Arial"/>
          <w:b/>
          <w:bCs/>
          <w:szCs w:val="21"/>
        </w:rPr>
      </w:pPr>
      <w:r>
        <w:rPr>
          <w:rFonts w:hint="eastAsia" w:ascii="微软雅黑" w:hAnsi="微软雅黑" w:eastAsia="微软雅黑" w:cs="Arial"/>
          <w:b/>
          <w:bCs/>
          <w:szCs w:val="21"/>
        </w:rPr>
        <w:t>二十、</w:t>
      </w:r>
      <w:bookmarkStart w:id="18" w:name="_Toc56411668"/>
      <w:r>
        <w:rPr>
          <w:rFonts w:ascii="微软雅黑" w:hAnsi="微软雅黑" w:eastAsia="微软雅黑" w:cs="Arial"/>
          <w:b/>
          <w:bCs/>
          <w:kern w:val="44"/>
          <w:szCs w:val="21"/>
        </w:rPr>
        <w:t>保险</w:t>
      </w:r>
      <w:bookmarkEnd w:id="18"/>
    </w:p>
    <w:p w14:paraId="17600D83">
      <w:pPr>
        <w:spacing w:line="360" w:lineRule="auto"/>
        <w:ind w:firstLine="420" w:firstLineChars="200"/>
        <w:rPr>
          <w:rFonts w:hint="eastAsia" w:ascii="微软雅黑" w:hAnsi="微软雅黑" w:eastAsia="微软雅黑"/>
          <w:szCs w:val="21"/>
        </w:rPr>
      </w:pPr>
      <w:bookmarkStart w:id="19" w:name="_Toc56411669"/>
      <w:r>
        <w:rPr>
          <w:rFonts w:hint="eastAsia" w:ascii="微软雅黑" w:hAnsi="微软雅黑" w:eastAsia="微软雅黑"/>
          <w:szCs w:val="21"/>
        </w:rPr>
        <w:t>1、乙方</w:t>
      </w:r>
      <w:r>
        <w:rPr>
          <w:rFonts w:ascii="微软雅黑" w:hAnsi="微软雅黑" w:eastAsia="微软雅黑"/>
          <w:szCs w:val="21"/>
        </w:rPr>
        <w:t>承担的保险</w:t>
      </w:r>
      <w:bookmarkEnd w:id="19"/>
    </w:p>
    <w:p w14:paraId="16125E9E">
      <w:pPr>
        <w:spacing w:line="360" w:lineRule="auto"/>
        <w:ind w:firstLine="420" w:firstLineChars="200"/>
        <w:rPr>
          <w:rFonts w:hint="eastAsia" w:ascii="微软雅黑" w:hAnsi="微软雅黑" w:eastAsia="微软雅黑" w:cs="Arial"/>
          <w:szCs w:val="21"/>
        </w:rPr>
      </w:pPr>
      <w:r>
        <w:rPr>
          <w:rFonts w:hint="eastAsia" w:ascii="微软雅黑" w:hAnsi="微软雅黑" w:eastAsia="微软雅黑" w:cs="Arial"/>
          <w:szCs w:val="21"/>
        </w:rPr>
        <w:t>在本合同期内，为了甲方及该租赁物利益的考虑，乙方须对下列保险单进行投保</w:t>
      </w:r>
      <w:r>
        <w:rPr>
          <w:rFonts w:ascii="微软雅黑" w:hAnsi="微软雅黑" w:eastAsia="微软雅黑" w:cs="Arial"/>
          <w:szCs w:val="21"/>
        </w:rPr>
        <w:t>：</w:t>
      </w:r>
    </w:p>
    <w:p w14:paraId="5257DDF1">
      <w:pPr>
        <w:pStyle w:val="24"/>
        <w:spacing w:line="360" w:lineRule="auto"/>
        <w:ind w:firstLine="200" w:firstLineChars="0"/>
        <w:rPr>
          <w:rFonts w:ascii="微软雅黑" w:hAnsi="微软雅黑" w:eastAsia="微软雅黑"/>
          <w:szCs w:val="21"/>
        </w:rPr>
      </w:pPr>
      <w:r>
        <w:rPr>
          <w:rFonts w:hint="eastAsia" w:ascii="微软雅黑" w:hAnsi="微软雅黑" w:eastAsia="微软雅黑"/>
          <w:szCs w:val="21"/>
        </w:rPr>
        <w:t>（</w:t>
      </w:r>
      <w:r>
        <w:rPr>
          <w:rFonts w:ascii="微软雅黑" w:hAnsi="微软雅黑" w:eastAsia="微软雅黑"/>
          <w:szCs w:val="21"/>
        </w:rPr>
        <w:t>1</w:t>
      </w:r>
      <w:r>
        <w:rPr>
          <w:rFonts w:hint="eastAsia" w:ascii="微软雅黑" w:hAnsi="微软雅黑" w:eastAsia="微软雅黑"/>
          <w:szCs w:val="21"/>
        </w:rPr>
        <w:t>）</w:t>
      </w:r>
      <w:r>
        <w:rPr>
          <w:rFonts w:ascii="微软雅黑" w:hAnsi="微软雅黑" w:eastAsia="微软雅黑"/>
          <w:szCs w:val="21"/>
        </w:rPr>
        <w:t>员工意外伤害险，投保员工除工作时间外的意外伤害事故；</w:t>
      </w:r>
    </w:p>
    <w:p w14:paraId="7F9B540F">
      <w:pPr>
        <w:pStyle w:val="24"/>
        <w:spacing w:line="360" w:lineRule="auto"/>
        <w:ind w:firstLine="200" w:firstLineChars="0"/>
        <w:rPr>
          <w:rFonts w:ascii="微软雅黑" w:hAnsi="微软雅黑" w:eastAsia="微软雅黑"/>
          <w:szCs w:val="21"/>
        </w:rPr>
      </w:pPr>
      <w:r>
        <w:rPr>
          <w:rFonts w:hint="eastAsia" w:ascii="微软雅黑" w:hAnsi="微软雅黑" w:eastAsia="微软雅黑"/>
          <w:szCs w:val="21"/>
        </w:rPr>
        <w:t>（</w:t>
      </w: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雇主责任险和员工赔偿险，根据国内法律和规定，若无此规定，则按国内</w:t>
      </w:r>
      <w:r>
        <w:rPr>
          <w:rFonts w:hint="eastAsia" w:ascii="微软雅黑" w:hAnsi="微软雅黑" w:eastAsia="微软雅黑"/>
          <w:szCs w:val="21"/>
        </w:rPr>
        <w:t>餐饮</w:t>
      </w:r>
      <w:r>
        <w:rPr>
          <w:rFonts w:ascii="微软雅黑" w:hAnsi="微软雅黑" w:eastAsia="微软雅黑"/>
          <w:szCs w:val="21"/>
        </w:rPr>
        <w:t>业通行做法办理；</w:t>
      </w:r>
    </w:p>
    <w:p w14:paraId="50D594F3">
      <w:pPr>
        <w:pStyle w:val="24"/>
        <w:numPr>
          <w:ilvl w:val="0"/>
          <w:numId w:val="0"/>
        </w:numPr>
        <w:spacing w:line="360" w:lineRule="auto"/>
        <w:ind w:firstLine="200" w:firstLineChars="0"/>
        <w:rPr>
          <w:rFonts w:hint="eastAsia" w:ascii="微软雅黑" w:hAnsi="微软雅黑" w:eastAsia="微软雅黑"/>
          <w:szCs w:val="21"/>
        </w:rPr>
      </w:pPr>
      <w:r>
        <w:rPr>
          <w:rFonts w:hint="eastAsia" w:ascii="微软雅黑" w:hAnsi="微软雅黑" w:eastAsia="微软雅黑"/>
          <w:szCs w:val="21"/>
        </w:rPr>
        <w:t>（</w:t>
      </w:r>
      <w:r>
        <w:rPr>
          <w:rFonts w:ascii="微软雅黑" w:hAnsi="微软雅黑" w:eastAsia="微软雅黑"/>
          <w:szCs w:val="21"/>
        </w:rPr>
        <w:t>3</w:t>
      </w:r>
      <w:r>
        <w:rPr>
          <w:rFonts w:hint="eastAsia" w:ascii="微软雅黑" w:hAnsi="微软雅黑" w:eastAsia="微软雅黑"/>
          <w:szCs w:val="21"/>
        </w:rPr>
        <w:t>）机器损坏险，包括但不限于</w:t>
      </w:r>
      <w:r>
        <w:rPr>
          <w:rFonts w:ascii="微软雅黑" w:hAnsi="微软雅黑" w:eastAsia="微软雅黑"/>
          <w:szCs w:val="21"/>
        </w:rPr>
        <w:t>投保锅炉、电器、压力容器、暖气、空调设备、发电机、电梯；</w:t>
      </w:r>
      <w:r>
        <w:rPr>
          <w:rFonts w:hint="eastAsia" w:ascii="微软雅黑" w:hAnsi="微软雅黑" w:eastAsia="微软雅黑"/>
          <w:szCs w:val="21"/>
        </w:rPr>
        <w:t>（4）财产一切险及机器损坏险项下的经营中断险。</w:t>
      </w:r>
    </w:p>
    <w:p w14:paraId="5868E80F">
      <w:pPr>
        <w:keepNext/>
        <w:keepLines/>
        <w:spacing w:line="360" w:lineRule="auto"/>
        <w:ind w:left="420"/>
        <w:outlineLvl w:val="1"/>
        <w:rPr>
          <w:rFonts w:hint="eastAsia" w:ascii="微软雅黑" w:hAnsi="微软雅黑" w:eastAsia="微软雅黑"/>
          <w:szCs w:val="21"/>
        </w:rPr>
      </w:pPr>
      <w:r>
        <w:rPr>
          <w:rFonts w:hint="eastAsia" w:ascii="微软雅黑" w:hAnsi="微软雅黑" w:eastAsia="微软雅黑"/>
          <w:szCs w:val="21"/>
        </w:rPr>
        <w:t>2、</w:t>
      </w:r>
      <w:r>
        <w:rPr>
          <w:rFonts w:ascii="微软雅黑" w:hAnsi="微软雅黑" w:eastAsia="微软雅黑"/>
          <w:szCs w:val="21"/>
        </w:rPr>
        <w:t>甲方承担的保险</w:t>
      </w:r>
    </w:p>
    <w:p w14:paraId="36156395">
      <w:pPr>
        <w:pStyle w:val="24"/>
        <w:spacing w:line="360" w:lineRule="auto"/>
        <w:rPr>
          <w:rFonts w:hint="eastAsia" w:ascii="微软雅黑" w:hAnsi="微软雅黑" w:eastAsia="微软雅黑"/>
          <w:szCs w:val="21"/>
        </w:rPr>
      </w:pPr>
      <w:r>
        <w:rPr>
          <w:rFonts w:hint="eastAsia" w:ascii="微软雅黑" w:hAnsi="微软雅黑" w:eastAsia="微软雅黑"/>
          <w:szCs w:val="21"/>
        </w:rPr>
        <w:t>（1）财产一切险，包括建筑物及其他设备在内，按完全重置成本计算，包括：火灾、爆炸、恶意行为的损害；</w:t>
      </w:r>
    </w:p>
    <w:p w14:paraId="65954683">
      <w:pPr>
        <w:pStyle w:val="24"/>
        <w:spacing w:line="360" w:lineRule="auto"/>
        <w:rPr>
          <w:rFonts w:ascii="微软雅黑" w:hAnsi="微软雅黑" w:eastAsia="微软雅黑"/>
          <w:szCs w:val="21"/>
        </w:rPr>
      </w:pPr>
      <w:r>
        <w:rPr>
          <w:rFonts w:hint="eastAsia" w:ascii="微软雅黑" w:hAnsi="微软雅黑" w:eastAsia="微软雅黑"/>
          <w:szCs w:val="21"/>
        </w:rPr>
        <w:t>（2）其他甲方认为有必要购买的险种。</w:t>
      </w:r>
    </w:p>
    <w:p w14:paraId="638F36DC">
      <w:pPr>
        <w:pStyle w:val="24"/>
        <w:spacing w:line="360" w:lineRule="auto"/>
        <w:rPr>
          <w:rFonts w:hint="eastAsia" w:ascii="微软雅黑" w:hAnsi="微软雅黑" w:eastAsia="微软雅黑"/>
          <w:szCs w:val="21"/>
        </w:rPr>
      </w:pPr>
      <w:r>
        <w:rPr>
          <w:rFonts w:hint="eastAsia" w:ascii="微软雅黑" w:hAnsi="微软雅黑" w:eastAsia="微软雅黑"/>
          <w:szCs w:val="21"/>
        </w:rPr>
        <w:t>（3）保险凭证，如一方要求，另一方应立即向其提供保险清单，列明保单编号、承保人名称、被保险人名称保险金额、到期日和投保的险种。</w:t>
      </w:r>
    </w:p>
    <w:p w14:paraId="2E5D9B3B">
      <w:pPr>
        <w:keepNext/>
        <w:keepLines/>
        <w:spacing w:line="360" w:lineRule="auto"/>
        <w:outlineLvl w:val="0"/>
        <w:rPr>
          <w:rFonts w:hint="eastAsia" w:ascii="微软雅黑" w:hAnsi="微软雅黑" w:eastAsia="微软雅黑" w:cs="Arial"/>
          <w:b/>
          <w:bCs/>
          <w:kern w:val="44"/>
          <w:szCs w:val="21"/>
        </w:rPr>
      </w:pPr>
      <w:r>
        <w:rPr>
          <w:rFonts w:hint="eastAsia" w:ascii="微软雅黑" w:hAnsi="微软雅黑" w:eastAsia="微软雅黑"/>
          <w:b/>
          <w:bCs/>
          <w:szCs w:val="21"/>
        </w:rPr>
        <w:t>二十一、</w:t>
      </w:r>
      <w:r>
        <w:rPr>
          <w:rFonts w:ascii="微软雅黑" w:hAnsi="微软雅黑" w:eastAsia="微软雅黑" w:cs="Arial"/>
          <w:b/>
          <w:bCs/>
          <w:kern w:val="44"/>
          <w:szCs w:val="21"/>
        </w:rPr>
        <w:t>数据及保密</w:t>
      </w:r>
    </w:p>
    <w:p w14:paraId="188989FB">
      <w:pPr>
        <w:keepNext/>
        <w:keepLines/>
        <w:spacing w:line="360" w:lineRule="auto"/>
        <w:ind w:firstLine="420" w:firstLineChars="200"/>
        <w:outlineLvl w:val="0"/>
        <w:rPr>
          <w:rFonts w:hint="eastAsia" w:ascii="微软雅黑" w:hAnsi="微软雅黑" w:eastAsia="微软雅黑" w:cs="Arial"/>
          <w:b/>
          <w:bCs/>
          <w:szCs w:val="21"/>
        </w:rPr>
      </w:pPr>
      <w:bookmarkStart w:id="20" w:name="_Toc56411687"/>
      <w:r>
        <w:rPr>
          <w:rFonts w:hint="eastAsia" w:ascii="微软雅黑" w:hAnsi="微软雅黑" w:eastAsia="微软雅黑"/>
          <w:szCs w:val="21"/>
        </w:rPr>
        <w:t>数据及保密</w:t>
      </w:r>
      <w:r>
        <w:rPr>
          <w:rFonts w:ascii="微软雅黑" w:hAnsi="微软雅黑" w:eastAsia="微软雅黑"/>
          <w:szCs w:val="21"/>
        </w:rPr>
        <w:t>约定</w:t>
      </w:r>
      <w:bookmarkEnd w:id="20"/>
      <w:r>
        <w:rPr>
          <w:rFonts w:hint="eastAsia" w:ascii="微软雅黑" w:hAnsi="微软雅黑" w:eastAsia="微软雅黑"/>
          <w:szCs w:val="21"/>
        </w:rPr>
        <w:t>，双方同意，对本合同履行过程中产生、获悉的资料或信息双方均承担保密责任，以维护各自企业和该项目的利益；</w:t>
      </w:r>
      <w:r>
        <w:rPr>
          <w:rFonts w:ascii="微软雅黑" w:hAnsi="微软雅黑" w:eastAsia="微软雅黑" w:cs="Arial"/>
          <w:szCs w:val="21"/>
        </w:rPr>
        <w:t>如任何一方发生泄密行为时，则应承担相应的违约责任</w:t>
      </w:r>
      <w:r>
        <w:rPr>
          <w:rFonts w:hint="eastAsia" w:ascii="微软雅黑" w:hAnsi="微软雅黑" w:eastAsia="微软雅黑" w:cs="Arial"/>
          <w:szCs w:val="21"/>
        </w:rPr>
        <w:t>。</w:t>
      </w:r>
      <w:r>
        <w:rPr>
          <w:rFonts w:hint="eastAsia" w:ascii="微软雅黑" w:hAnsi="微软雅黑" w:eastAsia="微软雅黑" w:cs="Arial"/>
          <w:bCs/>
          <w:szCs w:val="21"/>
        </w:rPr>
        <w:t>但甲方向租赁物权利人履行的报备义务等不视为甲方违反保密约定。</w:t>
      </w:r>
    </w:p>
    <w:p w14:paraId="5B117B75">
      <w:pPr>
        <w:keepNext/>
        <w:keepLines/>
        <w:spacing w:line="360" w:lineRule="auto"/>
        <w:outlineLvl w:val="0"/>
        <w:rPr>
          <w:rFonts w:ascii="微软雅黑" w:hAnsi="微软雅黑" w:eastAsia="微软雅黑"/>
          <w:szCs w:val="21"/>
        </w:rPr>
      </w:pPr>
      <w:r>
        <w:rPr>
          <w:rFonts w:hint="eastAsia" w:ascii="微软雅黑" w:hAnsi="微软雅黑" w:eastAsia="微软雅黑"/>
          <w:b/>
          <w:bCs/>
          <w:szCs w:val="21"/>
        </w:rPr>
        <w:t>二十二、</w:t>
      </w:r>
      <w:bookmarkStart w:id="21" w:name="_Toc56411689"/>
      <w:r>
        <w:rPr>
          <w:rFonts w:ascii="微软雅黑" w:hAnsi="微软雅黑" w:eastAsia="微软雅黑" w:cs="Arial"/>
          <w:b/>
          <w:bCs/>
          <w:kern w:val="44"/>
          <w:szCs w:val="21"/>
        </w:rPr>
        <w:t>不可抗力</w:t>
      </w:r>
      <w:bookmarkEnd w:id="21"/>
      <w:bookmarkStart w:id="22" w:name="_Toc56411690"/>
    </w:p>
    <w:p w14:paraId="5E32DBC2">
      <w:pPr>
        <w:keepNext/>
        <w:keepLines/>
        <w:spacing w:line="360" w:lineRule="auto"/>
        <w:ind w:firstLine="420" w:firstLineChars="200"/>
        <w:outlineLvl w:val="0"/>
        <w:rPr>
          <w:rFonts w:hint="eastAsia" w:ascii="微软雅黑" w:hAnsi="微软雅黑" w:eastAsia="微软雅黑"/>
          <w:szCs w:val="21"/>
        </w:rPr>
      </w:pPr>
      <w:r>
        <w:rPr>
          <w:rFonts w:hint="eastAsia" w:ascii="微软雅黑" w:hAnsi="微软雅黑" w:eastAsia="微软雅黑"/>
          <w:szCs w:val="21"/>
        </w:rPr>
        <w:t>1、</w:t>
      </w:r>
      <w:r>
        <w:rPr>
          <w:rFonts w:ascii="微软雅黑" w:hAnsi="微软雅黑" w:eastAsia="微软雅黑"/>
          <w:szCs w:val="21"/>
        </w:rPr>
        <w:t>不可抗力的界定</w:t>
      </w:r>
      <w:bookmarkEnd w:id="22"/>
      <w:r>
        <w:rPr>
          <w:rFonts w:hint="eastAsia" w:ascii="微软雅黑" w:hAnsi="微软雅黑" w:eastAsia="微软雅黑"/>
          <w:szCs w:val="21"/>
        </w:rPr>
        <w:t>：</w:t>
      </w:r>
      <w:r>
        <w:rPr>
          <w:rFonts w:ascii="微软雅黑" w:hAnsi="微软雅黑" w:eastAsia="微软雅黑" w:cs="Arial"/>
          <w:szCs w:val="21"/>
        </w:rPr>
        <w:t>不可抗力即是在合同有效期内，发生超出双方控制能力的不可预计、不能避免并不能克服的事件或情况，包括：</w:t>
      </w:r>
    </w:p>
    <w:p w14:paraId="08E2035E">
      <w:pPr>
        <w:pStyle w:val="24"/>
        <w:spacing w:line="360" w:lineRule="auto"/>
        <w:rPr>
          <w:rFonts w:hint="eastAsia" w:ascii="微软雅黑" w:hAnsi="微软雅黑" w:eastAsia="微软雅黑"/>
          <w:szCs w:val="21"/>
        </w:rPr>
      </w:pPr>
      <w:r>
        <w:rPr>
          <w:rFonts w:hint="eastAsia" w:ascii="微软雅黑" w:hAnsi="微软雅黑" w:eastAsia="微软雅黑"/>
          <w:szCs w:val="21"/>
        </w:rPr>
        <w:t>（1）</w:t>
      </w:r>
      <w:r>
        <w:rPr>
          <w:rFonts w:ascii="微软雅黑" w:hAnsi="微软雅黑" w:eastAsia="微软雅黑"/>
          <w:szCs w:val="21"/>
        </w:rPr>
        <w:t>发生地震、海啸、灾害性天气、</w:t>
      </w:r>
      <w:r>
        <w:rPr>
          <w:rFonts w:hint="eastAsia" w:ascii="微软雅黑" w:hAnsi="微软雅黑" w:eastAsia="微软雅黑"/>
          <w:szCs w:val="21"/>
        </w:rPr>
        <w:t>洪水、</w:t>
      </w:r>
      <w:r>
        <w:rPr>
          <w:rFonts w:ascii="微软雅黑" w:hAnsi="微软雅黑" w:eastAsia="微软雅黑"/>
          <w:szCs w:val="21"/>
        </w:rPr>
        <w:t>战争</w:t>
      </w:r>
      <w:r>
        <w:rPr>
          <w:rFonts w:hint="eastAsia" w:ascii="微软雅黑" w:hAnsi="微软雅黑" w:eastAsia="微软雅黑"/>
          <w:szCs w:val="21"/>
        </w:rPr>
        <w:t>、</w:t>
      </w:r>
      <w:r>
        <w:rPr>
          <w:rFonts w:ascii="微软雅黑" w:hAnsi="微软雅黑" w:eastAsia="微软雅黑"/>
          <w:szCs w:val="21"/>
        </w:rPr>
        <w:t>武装事件、动乱或战争；</w:t>
      </w:r>
    </w:p>
    <w:p w14:paraId="3C273548">
      <w:pPr>
        <w:pStyle w:val="24"/>
        <w:spacing w:line="360" w:lineRule="auto"/>
        <w:rPr>
          <w:rFonts w:ascii="微软雅黑" w:hAnsi="微软雅黑" w:eastAsia="微软雅黑"/>
          <w:szCs w:val="21"/>
        </w:rPr>
      </w:pPr>
      <w:r>
        <w:rPr>
          <w:rFonts w:hint="eastAsia" w:ascii="微软雅黑" w:hAnsi="微软雅黑" w:eastAsia="微软雅黑"/>
          <w:szCs w:val="21"/>
        </w:rPr>
        <w:t>（</w:t>
      </w: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政府行为（包括非违法经营状态下重要执照或许可证被撤消）</w:t>
      </w:r>
      <w:r>
        <w:rPr>
          <w:rFonts w:hint="eastAsia" w:ascii="微软雅黑" w:hAnsi="微软雅黑" w:eastAsia="微软雅黑"/>
          <w:szCs w:val="21"/>
        </w:rPr>
        <w:t>、</w:t>
      </w:r>
      <w:r>
        <w:rPr>
          <w:rFonts w:ascii="微软雅黑" w:hAnsi="微软雅黑" w:eastAsia="微软雅黑"/>
          <w:szCs w:val="21"/>
        </w:rPr>
        <w:t>法律或法规的变</w:t>
      </w:r>
    </w:p>
    <w:p w14:paraId="0C2954FC">
      <w:pPr>
        <w:pStyle w:val="24"/>
        <w:spacing w:line="360" w:lineRule="auto"/>
        <w:rPr>
          <w:rFonts w:ascii="微软雅黑" w:hAnsi="微软雅黑" w:eastAsia="微软雅黑"/>
          <w:szCs w:val="21"/>
        </w:rPr>
      </w:pPr>
      <w:r>
        <w:rPr>
          <w:rFonts w:hint="eastAsia" w:ascii="微软雅黑" w:hAnsi="微软雅黑" w:eastAsia="微软雅黑"/>
          <w:szCs w:val="21"/>
        </w:rPr>
        <w:t>（3）因项目所在地及相邻省份政府机关采取交通管制、强制隔离等甲类传染病预防控制措施，导致项目正常经营受到实质性影响的。</w:t>
      </w:r>
    </w:p>
    <w:p w14:paraId="06EB2BAB">
      <w:pPr>
        <w:keepNext/>
        <w:keepLines/>
        <w:spacing w:line="360" w:lineRule="auto"/>
        <w:ind w:firstLine="420" w:firstLineChars="200"/>
        <w:outlineLvl w:val="1"/>
        <w:rPr>
          <w:rFonts w:hint="eastAsia" w:ascii="微软雅黑" w:hAnsi="微软雅黑" w:eastAsia="微软雅黑"/>
          <w:szCs w:val="21"/>
        </w:rPr>
      </w:pPr>
      <w:bookmarkStart w:id="23" w:name="_Toc56411691"/>
      <w:r>
        <w:rPr>
          <w:rFonts w:hint="eastAsia" w:ascii="微软雅黑" w:hAnsi="微软雅黑" w:eastAsia="微软雅黑"/>
          <w:szCs w:val="21"/>
        </w:rPr>
        <w:t>2、</w:t>
      </w:r>
      <w:r>
        <w:rPr>
          <w:rFonts w:ascii="微软雅黑" w:hAnsi="微软雅黑" w:eastAsia="微软雅黑"/>
          <w:szCs w:val="21"/>
        </w:rPr>
        <w:t>不可抗力的处置</w:t>
      </w:r>
      <w:bookmarkEnd w:id="23"/>
    </w:p>
    <w:p w14:paraId="651670F5">
      <w:pPr>
        <w:pStyle w:val="24"/>
        <w:spacing w:line="360" w:lineRule="auto"/>
        <w:rPr>
          <w:rFonts w:ascii="微软雅黑" w:hAnsi="微软雅黑" w:eastAsia="微软雅黑"/>
          <w:szCs w:val="21"/>
        </w:rPr>
      </w:pPr>
      <w:r>
        <w:rPr>
          <w:rFonts w:hint="eastAsia" w:ascii="微软雅黑" w:hAnsi="微软雅黑" w:eastAsia="微软雅黑"/>
          <w:szCs w:val="21"/>
        </w:rPr>
        <w:t>（1）</w:t>
      </w:r>
      <w:r>
        <w:rPr>
          <w:rFonts w:ascii="微软雅黑" w:hAnsi="微软雅黑" w:eastAsia="微软雅黑"/>
          <w:szCs w:val="21"/>
        </w:rPr>
        <w:t>如果发生不可抗力的事件，受影响的一方应及时通知另一方，说明事件的原因、开始时间以及预计的持续时间，并提供相关证明；</w:t>
      </w:r>
    </w:p>
    <w:p w14:paraId="5D43B4F7">
      <w:pPr>
        <w:pStyle w:val="24"/>
        <w:spacing w:line="360" w:lineRule="auto"/>
        <w:rPr>
          <w:rFonts w:hint="eastAsia" w:ascii="微软雅黑" w:hAnsi="微软雅黑" w:eastAsia="微软雅黑"/>
          <w:szCs w:val="21"/>
        </w:rPr>
      </w:pPr>
      <w:r>
        <w:rPr>
          <w:rFonts w:hint="eastAsia" w:ascii="微软雅黑" w:hAnsi="微软雅黑" w:eastAsia="微软雅黑"/>
          <w:szCs w:val="21"/>
        </w:rPr>
        <w:t>（</w:t>
      </w:r>
      <w:r>
        <w:rPr>
          <w:rFonts w:ascii="微软雅黑" w:hAnsi="微软雅黑" w:eastAsia="微软雅黑"/>
          <w:szCs w:val="21"/>
        </w:rPr>
        <w:t>2</w:t>
      </w:r>
      <w:r>
        <w:rPr>
          <w:rFonts w:hint="eastAsia" w:ascii="微软雅黑" w:hAnsi="微软雅黑" w:eastAsia="微软雅黑"/>
          <w:szCs w:val="21"/>
        </w:rPr>
        <w:t>）</w:t>
      </w:r>
      <w:r>
        <w:rPr>
          <w:rFonts w:ascii="微软雅黑" w:hAnsi="微软雅黑" w:eastAsia="微软雅黑"/>
          <w:szCs w:val="21"/>
        </w:rPr>
        <w:t>由于不可抗力造成一方不能履行本合同的义务时，该方可不承担相应的违约责任</w:t>
      </w:r>
      <w:r>
        <w:rPr>
          <w:rFonts w:hint="eastAsia" w:ascii="微软雅黑" w:hAnsi="微软雅黑" w:eastAsia="微软雅黑"/>
          <w:szCs w:val="21"/>
        </w:rPr>
        <w:t>并减免包括支付费用在内的相应履约责任</w:t>
      </w:r>
      <w:r>
        <w:rPr>
          <w:rFonts w:ascii="微软雅黑" w:hAnsi="微软雅黑" w:eastAsia="微软雅黑"/>
          <w:szCs w:val="21"/>
        </w:rPr>
        <w:t>。但</w:t>
      </w:r>
      <w:r>
        <w:rPr>
          <w:rFonts w:hint="eastAsia" w:ascii="微软雅黑" w:hAnsi="微软雅黑" w:eastAsia="微软雅黑"/>
          <w:szCs w:val="21"/>
        </w:rPr>
        <w:t>前提是受影响的一方</w:t>
      </w:r>
      <w:r>
        <w:rPr>
          <w:rFonts w:ascii="微软雅黑" w:hAnsi="微软雅黑" w:eastAsia="微软雅黑"/>
          <w:szCs w:val="21"/>
        </w:rPr>
        <w:t>采取</w:t>
      </w:r>
      <w:r>
        <w:rPr>
          <w:rFonts w:hint="eastAsia" w:ascii="微软雅黑" w:hAnsi="微软雅黑" w:eastAsia="微软雅黑"/>
          <w:szCs w:val="21"/>
        </w:rPr>
        <w:t>了</w:t>
      </w:r>
      <w:r>
        <w:rPr>
          <w:rFonts w:ascii="微软雅黑" w:hAnsi="微软雅黑" w:eastAsia="微软雅黑"/>
          <w:szCs w:val="21"/>
        </w:rPr>
        <w:t>合理的措施尽可能减少因不可抗力所造成的损失</w:t>
      </w:r>
      <w:r>
        <w:rPr>
          <w:rFonts w:hint="eastAsia" w:ascii="微软雅黑" w:hAnsi="微软雅黑" w:eastAsia="微软雅黑"/>
          <w:szCs w:val="21"/>
        </w:rPr>
        <w:t>。以上情形过30日仍然未能消除的，双方协议商后仍不能解决的，则双方均有权解除本合同，若解除合同双方不承担违约责任。</w:t>
      </w:r>
    </w:p>
    <w:p w14:paraId="7BC76510">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二十三</w:t>
      </w:r>
      <w:r>
        <w:rPr>
          <w:rFonts w:ascii="微软雅黑" w:hAnsi="微软雅黑" w:eastAsia="微软雅黑" w:cs="仿宋"/>
          <w:b/>
          <w:bCs/>
          <w:szCs w:val="21"/>
        </w:rPr>
        <w:t>、</w:t>
      </w:r>
      <w:r>
        <w:rPr>
          <w:rFonts w:hint="eastAsia" w:ascii="微软雅黑" w:hAnsi="微软雅黑" w:eastAsia="微软雅黑" w:cs="仿宋"/>
          <w:b/>
          <w:bCs/>
          <w:szCs w:val="21"/>
        </w:rPr>
        <w:t>甲乙双方确定的有效联系方式</w:t>
      </w:r>
    </w:p>
    <w:p w14:paraId="27E6139C">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1、发出任何通知均应写明本条所列的有关通讯地址。除非本合同另有约定，通知可以通过专人递送或经公认的快递服务发出；如以专人递送或经公认的快递服务递送，即使拒收亦视为送达。任何明确写明收件方通讯地址的通知，交付至收件方的通讯地址时视为送达。</w:t>
      </w:r>
    </w:p>
    <w:p w14:paraId="4F1C5B02">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2、甲方确认有效的送达信息：</w:t>
      </w:r>
    </w:p>
    <w:p w14:paraId="57102535">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收件人： 李懿航</w:t>
      </w:r>
    </w:p>
    <w:p w14:paraId="090D3ED7">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地址：四川省成都市武侯区天府大道北段1777号NIC国创中心37F</w:t>
      </w:r>
    </w:p>
    <w:p w14:paraId="7A85B13B">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电话：1</w:t>
      </w:r>
      <w:r>
        <w:rPr>
          <w:rFonts w:ascii="微软雅黑" w:hAnsi="微软雅黑" w:eastAsia="微软雅黑" w:cs="仿宋"/>
          <w:szCs w:val="21"/>
        </w:rPr>
        <w:t>3079835323</w:t>
      </w:r>
    </w:p>
    <w:p w14:paraId="79840D0E">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3、乙方确认有效的送达信息：</w:t>
      </w:r>
    </w:p>
    <w:p w14:paraId="3546053F">
      <w:pPr>
        <w:spacing w:line="360" w:lineRule="auto"/>
        <w:ind w:firstLine="420" w:firstLineChars="200"/>
        <w:rPr>
          <w:rFonts w:hint="eastAsia" w:ascii="微软雅黑" w:hAnsi="微软雅黑" w:eastAsia="微软雅黑" w:cs="仿宋"/>
          <w:szCs w:val="21"/>
          <w:lang w:val="en-US" w:eastAsia="zh-CN"/>
        </w:rPr>
      </w:pPr>
      <w:r>
        <w:rPr>
          <w:rFonts w:hint="eastAsia" w:ascii="微软雅黑" w:hAnsi="微软雅黑" w:eastAsia="微软雅黑" w:cs="仿宋"/>
          <w:szCs w:val="21"/>
        </w:rPr>
        <w:t>收件人：</w:t>
      </w:r>
      <w:r>
        <w:rPr>
          <w:rFonts w:hint="eastAsia" w:ascii="微软雅黑" w:hAnsi="微软雅黑" w:eastAsia="微软雅黑" w:cs="仿宋"/>
          <w:szCs w:val="21"/>
          <w:lang w:val="en-US" w:eastAsia="zh-CN"/>
        </w:rPr>
        <w:t>罗小漫</w:t>
      </w:r>
    </w:p>
    <w:p w14:paraId="2A05FF49">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 xml:space="preserve">地址： </w:t>
      </w:r>
      <w:r>
        <w:rPr>
          <w:rFonts w:hint="eastAsia" w:ascii="微软雅黑" w:hAnsi="微软雅黑" w:eastAsia="微软雅黑" w:cs="仿宋"/>
          <w:bCs/>
          <w:szCs w:val="21"/>
          <w:u w:val="single"/>
        </w:rPr>
        <w:t>四川省成都市锦江区三色路199号1栋2单元17楼</w:t>
      </w:r>
    </w:p>
    <w:p w14:paraId="49382A6D">
      <w:pPr>
        <w:spacing w:line="360" w:lineRule="auto"/>
        <w:ind w:firstLine="420" w:firstLineChars="200"/>
        <w:rPr>
          <w:rFonts w:hint="default" w:ascii="微软雅黑" w:hAnsi="微软雅黑" w:eastAsia="微软雅黑" w:cs="仿宋"/>
          <w:szCs w:val="21"/>
          <w:lang w:val="en-US" w:eastAsia="zh-CN"/>
        </w:rPr>
      </w:pPr>
      <w:r>
        <w:rPr>
          <w:rFonts w:hint="eastAsia" w:ascii="微软雅黑" w:hAnsi="微软雅黑" w:eastAsia="微软雅黑" w:cs="仿宋"/>
          <w:szCs w:val="21"/>
        </w:rPr>
        <w:t>电话：</w:t>
      </w:r>
      <w:r>
        <w:rPr>
          <w:rFonts w:hint="eastAsia" w:ascii="微软雅黑" w:hAnsi="微软雅黑" w:eastAsia="微软雅黑" w:cs="仿宋"/>
          <w:szCs w:val="21"/>
          <w:lang w:val="en-US" w:eastAsia="zh-CN"/>
        </w:rPr>
        <w:t>18108040015</w:t>
      </w:r>
    </w:p>
    <w:p w14:paraId="0F6C939A">
      <w:pPr>
        <w:spacing w:line="360" w:lineRule="auto"/>
        <w:ind w:firstLine="420" w:firstLineChars="200"/>
        <w:rPr>
          <w:rFonts w:ascii="微软雅黑" w:hAnsi="微软雅黑" w:eastAsia="微软雅黑" w:cs="仿宋"/>
          <w:szCs w:val="21"/>
        </w:rPr>
      </w:pPr>
      <w:r>
        <w:rPr>
          <w:rFonts w:ascii="微软雅黑" w:hAnsi="微软雅黑" w:eastAsia="微软雅黑" w:cs="仿宋"/>
          <w:szCs w:val="21"/>
        </w:rPr>
        <w:t>4</w:t>
      </w:r>
      <w:r>
        <w:rPr>
          <w:rFonts w:hint="eastAsia" w:ascii="微软雅黑" w:hAnsi="微软雅黑" w:eastAsia="微软雅黑" w:cs="仿宋"/>
          <w:szCs w:val="21"/>
        </w:rPr>
        <w:t>、上述送达方式适用于通知函、催款函及各个司法阶段的司法文书（包括但不限于一审、二审、再审、执行以及督促程序）。同时甲乙双方保证送达地址准确、有效，如果提供的地址不确切，或者不及时告知变更后的地址，使法律文书无法送达或未及时送达，自行承担由此可能产生的法律后果。</w:t>
      </w:r>
    </w:p>
    <w:p w14:paraId="1850CE42">
      <w:pPr>
        <w:spacing w:line="360" w:lineRule="auto"/>
        <w:rPr>
          <w:rFonts w:hint="eastAsia" w:ascii="微软雅黑" w:hAnsi="微软雅黑" w:eastAsia="微软雅黑" w:cs="仿宋"/>
          <w:b/>
          <w:bCs/>
          <w:szCs w:val="21"/>
        </w:rPr>
      </w:pPr>
      <w:r>
        <w:rPr>
          <w:rFonts w:hint="eastAsia" w:ascii="微软雅黑" w:hAnsi="微软雅黑" w:eastAsia="微软雅黑" w:cs="仿宋"/>
          <w:b/>
          <w:bCs/>
          <w:szCs w:val="21"/>
        </w:rPr>
        <w:t>二十四、其他条件约定</w:t>
      </w:r>
    </w:p>
    <w:p w14:paraId="00392AC3">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1、</w:t>
      </w:r>
      <w:r>
        <w:rPr>
          <w:rFonts w:ascii="微软雅黑" w:hAnsi="微软雅黑" w:eastAsia="微软雅黑" w:cs="仿宋"/>
          <w:szCs w:val="21"/>
        </w:rPr>
        <w:t>甲乙双方协商一致，若租赁物服务面积与任何人士、组织或机关测量的面积或者其他算法的面积有出入，双方同意不对租赁物的租金及其他以租赁物服务面积为基础进行计算的任何费用作调整。</w:t>
      </w:r>
    </w:p>
    <w:p w14:paraId="6CE5F296">
      <w:pPr>
        <w:spacing w:line="360" w:lineRule="auto"/>
        <w:ind w:firstLine="420" w:firstLineChars="200"/>
        <w:rPr>
          <w:rFonts w:hint="eastAsia" w:ascii="微软雅黑" w:hAnsi="微软雅黑" w:eastAsia="微软雅黑" w:cs="仿宋"/>
          <w:szCs w:val="21"/>
        </w:rPr>
      </w:pPr>
      <w:r>
        <w:rPr>
          <w:rFonts w:hint="eastAsia" w:ascii="微软雅黑" w:hAnsi="微软雅黑" w:eastAsia="微软雅黑" w:cs="仿宋"/>
          <w:szCs w:val="21"/>
        </w:rPr>
        <w:t>2、甲乙双方所提供的资料需真实、有效，如有一方提供资料不属实。因此导致另一方造成的损失，由提供资料有误方承担相应责任。</w:t>
      </w:r>
    </w:p>
    <w:p w14:paraId="54908A66">
      <w:pPr>
        <w:spacing w:line="360" w:lineRule="auto"/>
        <w:ind w:firstLine="420" w:firstLineChars="200"/>
        <w:rPr>
          <w:rFonts w:ascii="微软雅黑" w:hAnsi="微软雅黑" w:eastAsia="微软雅黑" w:cs="仿宋"/>
          <w:szCs w:val="21"/>
        </w:rPr>
      </w:pPr>
      <w:r>
        <w:rPr>
          <w:rFonts w:hint="eastAsia" w:ascii="微软雅黑" w:hAnsi="微软雅黑" w:eastAsia="微软雅黑" w:cs="仿宋"/>
          <w:szCs w:val="21"/>
        </w:rPr>
        <w:t>3、本租赁物租赁合同的订立、生效、解释及争议均适用于中国法律。如发生争议时，合同各方首先应通过友好协商解决，如协商不成可以向租赁物所在地的人民法院提起诉讼</w:t>
      </w:r>
      <w:bookmarkStart w:id="24" w:name="_Toc56411695"/>
      <w:r>
        <w:rPr>
          <w:rFonts w:hint="eastAsia" w:ascii="微软雅黑" w:hAnsi="微软雅黑" w:eastAsia="微软雅黑" w:cs="仿宋"/>
          <w:szCs w:val="21"/>
        </w:rPr>
        <w:t>。</w:t>
      </w:r>
    </w:p>
    <w:p w14:paraId="76324868">
      <w:pPr>
        <w:spacing w:line="360" w:lineRule="auto"/>
        <w:ind w:left="0" w:firstLine="420" w:firstLineChars="200"/>
        <w:rPr>
          <w:rFonts w:hint="eastAsia" w:ascii="微软雅黑" w:hAnsi="微软雅黑" w:eastAsia="微软雅黑" w:cs="Arial"/>
          <w:szCs w:val="21"/>
        </w:rPr>
      </w:pPr>
      <w:r>
        <w:rPr>
          <w:rFonts w:hint="eastAsia" w:ascii="微软雅黑" w:hAnsi="微软雅黑" w:eastAsia="微软雅黑" w:cs="仿宋"/>
          <w:szCs w:val="21"/>
        </w:rPr>
        <w:t>4、本合同一式肆份，甲方执叁份，乙方执一份，合同自甲乙双方签字盖章之日起生效。未尽事宜，由甲乙双方另行签署补充协议约定，补充协议经甲乙双方签字盖章后生效。</w:t>
      </w:r>
      <w:bookmarkEnd w:id="24"/>
      <w:bookmarkStart w:id="25" w:name="_Hlk79583997"/>
    </w:p>
    <w:p w14:paraId="4AD6C0E1">
      <w:pPr>
        <w:widowControl/>
        <w:jc w:val="left"/>
        <w:rPr>
          <w:rFonts w:ascii="微软雅黑" w:hAnsi="微软雅黑" w:eastAsia="微软雅黑" w:cs="宋体"/>
          <w:b/>
          <w:bCs/>
          <w:kern w:val="0"/>
          <w:szCs w:val="21"/>
        </w:rPr>
      </w:pPr>
      <w:r>
        <w:rPr>
          <w:rFonts w:ascii="微软雅黑" w:hAnsi="微软雅黑" w:eastAsia="微软雅黑" w:cs="宋体"/>
          <w:b/>
          <w:bCs/>
          <w:kern w:val="0"/>
          <w:szCs w:val="21"/>
          <w:u w:val="single"/>
        </w:rPr>
        <w:t>附件1租赁点位</w:t>
      </w:r>
      <w:r>
        <w:rPr>
          <w:rFonts w:hint="eastAsia" w:ascii="微软雅黑" w:hAnsi="微软雅黑" w:eastAsia="微软雅黑" w:cs="宋体"/>
          <w:b/>
          <w:bCs/>
          <w:kern w:val="0"/>
          <w:szCs w:val="21"/>
          <w:u w:val="single"/>
        </w:rPr>
        <w:t>、图纸</w:t>
      </w:r>
    </w:p>
    <w:p w14:paraId="7940E9EF">
      <w:pPr>
        <w:widowControl/>
        <w:jc w:val="left"/>
        <w:rPr>
          <w:rFonts w:hint="eastAsia" w:ascii="微软雅黑" w:hAnsi="微软雅黑" w:eastAsia="微软雅黑" w:cs="宋体"/>
          <w:b/>
          <w:bCs/>
          <w:kern w:val="0"/>
          <w:szCs w:val="21"/>
        </w:rPr>
      </w:pPr>
      <w:r>
        <w:rPr>
          <w:rFonts w:hint="eastAsia" w:ascii="微软雅黑" w:hAnsi="微软雅黑" w:eastAsia="微软雅黑" w:cs="宋体"/>
          <w:b/>
          <w:bCs/>
          <w:kern w:val="0"/>
          <w:szCs w:val="21"/>
        </w:rPr>
        <w:t>附件2</w:t>
      </w:r>
      <w:r>
        <w:rPr>
          <w:rFonts w:ascii="微软雅黑" w:hAnsi="微软雅黑" w:eastAsia="微软雅黑" w:cs="宋体"/>
          <w:b/>
          <w:bCs/>
          <w:kern w:val="0"/>
          <w:szCs w:val="21"/>
        </w:rPr>
        <w:t>甲方投资清单</w:t>
      </w:r>
    </w:p>
    <w:p w14:paraId="18626EF0">
      <w:pPr>
        <w:widowControl/>
        <w:jc w:val="left"/>
        <w:rPr>
          <w:rFonts w:hint="eastAsia" w:ascii="微软雅黑" w:hAnsi="微软雅黑" w:eastAsia="微软雅黑" w:cs="宋体"/>
          <w:b/>
          <w:bCs/>
          <w:kern w:val="0"/>
          <w:szCs w:val="21"/>
        </w:rPr>
      </w:pPr>
      <w:r>
        <w:rPr>
          <w:rFonts w:hint="eastAsia" w:ascii="微软雅黑" w:hAnsi="微软雅黑" w:eastAsia="微软雅黑" w:cs="宋体"/>
          <w:b/>
          <w:bCs/>
          <w:kern w:val="0"/>
          <w:szCs w:val="21"/>
        </w:rPr>
        <w:t>附件3经乙方确认的</w:t>
      </w:r>
      <w:r>
        <w:rPr>
          <w:rFonts w:ascii="微软雅黑" w:hAnsi="微软雅黑" w:eastAsia="微软雅黑" w:cs="宋体"/>
          <w:b/>
          <w:bCs/>
          <w:kern w:val="0"/>
          <w:szCs w:val="21"/>
        </w:rPr>
        <w:t>《</w:t>
      </w:r>
      <w:r>
        <w:rPr>
          <w:rFonts w:hint="eastAsia" w:ascii="微软雅黑" w:hAnsi="微软雅黑" w:eastAsia="微软雅黑" w:cs="宋体"/>
          <w:b/>
          <w:bCs/>
          <w:kern w:val="0"/>
          <w:szCs w:val="21"/>
        </w:rPr>
        <w:t>设计方案</w:t>
      </w:r>
      <w:r>
        <w:rPr>
          <w:rFonts w:ascii="微软雅黑" w:hAnsi="微软雅黑" w:eastAsia="微软雅黑" w:cs="宋体"/>
          <w:b/>
          <w:bCs/>
          <w:kern w:val="0"/>
          <w:szCs w:val="21"/>
        </w:rPr>
        <w:t>》</w:t>
      </w:r>
    </w:p>
    <w:p w14:paraId="76842157">
      <w:pPr>
        <w:widowControl/>
        <w:jc w:val="left"/>
        <w:rPr>
          <w:rFonts w:ascii="微软雅黑" w:hAnsi="微软雅黑" w:eastAsia="微软雅黑" w:cs="宋体"/>
          <w:b/>
          <w:bCs/>
          <w:kern w:val="0"/>
          <w:szCs w:val="21"/>
          <w:u w:val="single"/>
        </w:rPr>
      </w:pPr>
      <w:r>
        <w:rPr>
          <w:rFonts w:ascii="微软雅黑" w:hAnsi="微软雅黑" w:eastAsia="微软雅黑" w:cs="宋体"/>
          <w:b/>
          <w:bCs/>
          <w:kern w:val="0"/>
          <w:szCs w:val="21"/>
          <w:u w:val="single"/>
        </w:rPr>
        <w:t>附件4房屋交接单</w:t>
      </w:r>
    </w:p>
    <w:p w14:paraId="16D8DF11">
      <w:pPr>
        <w:widowControl/>
        <w:jc w:val="left"/>
        <w:rPr>
          <w:rFonts w:ascii="宋体" w:hAnsi="宋体" w:cs="宋体"/>
          <w:kern w:val="0"/>
          <w:szCs w:val="21"/>
        </w:rPr>
      </w:pPr>
    </w:p>
    <w:p w14:paraId="1A9FFE5C">
      <w:pPr>
        <w:widowControl/>
        <w:jc w:val="left"/>
        <w:rPr>
          <w:rFonts w:ascii="宋体" w:hAnsi="宋体" w:cs="宋体"/>
          <w:kern w:val="0"/>
          <w:szCs w:val="21"/>
        </w:rPr>
      </w:pPr>
    </w:p>
    <w:p w14:paraId="46C5A3D3">
      <w:pPr>
        <w:widowControl/>
        <w:jc w:val="left"/>
        <w:rPr>
          <w:rFonts w:ascii="宋体" w:hAnsi="宋体" w:cs="宋体"/>
          <w:kern w:val="0"/>
          <w:szCs w:val="21"/>
        </w:rPr>
      </w:pPr>
    </w:p>
    <w:p w14:paraId="16A0C530">
      <w:pPr>
        <w:widowControl/>
        <w:jc w:val="left"/>
        <w:rPr>
          <w:rFonts w:ascii="宋体" w:hAnsi="宋体" w:cs="宋体"/>
          <w:kern w:val="0"/>
          <w:szCs w:val="21"/>
        </w:rPr>
      </w:pPr>
    </w:p>
    <w:p w14:paraId="5A514E5D">
      <w:pPr>
        <w:widowControl/>
        <w:jc w:val="left"/>
        <w:rPr>
          <w:rFonts w:ascii="宋体" w:hAnsi="宋体" w:cs="宋体"/>
          <w:kern w:val="0"/>
          <w:szCs w:val="21"/>
        </w:rPr>
      </w:pPr>
    </w:p>
    <w:p w14:paraId="6DE8FF44">
      <w:pPr>
        <w:widowControl/>
        <w:jc w:val="left"/>
        <w:rPr>
          <w:rFonts w:ascii="宋体" w:hAnsi="宋体" w:cs="宋体"/>
          <w:kern w:val="0"/>
          <w:szCs w:val="21"/>
        </w:rPr>
      </w:pPr>
    </w:p>
    <w:p w14:paraId="24009780">
      <w:pPr>
        <w:widowControl/>
        <w:jc w:val="left"/>
        <w:rPr>
          <w:rFonts w:ascii="宋体" w:hAnsi="宋体" w:cs="宋体"/>
          <w:kern w:val="0"/>
          <w:szCs w:val="21"/>
        </w:rPr>
      </w:pPr>
    </w:p>
    <w:p w14:paraId="3C367FCB">
      <w:pPr>
        <w:widowControl/>
        <w:jc w:val="left"/>
        <w:rPr>
          <w:rFonts w:ascii="宋体" w:hAnsi="宋体" w:cs="宋体"/>
          <w:kern w:val="0"/>
          <w:szCs w:val="21"/>
        </w:rPr>
      </w:pPr>
    </w:p>
    <w:p w14:paraId="5FA80568">
      <w:pPr>
        <w:widowControl/>
        <w:jc w:val="left"/>
        <w:rPr>
          <w:rFonts w:ascii="宋体" w:hAnsi="宋体" w:cs="宋体"/>
          <w:kern w:val="0"/>
          <w:szCs w:val="21"/>
        </w:rPr>
      </w:pPr>
    </w:p>
    <w:p w14:paraId="3F89EB94">
      <w:pPr>
        <w:widowControl/>
        <w:jc w:val="left"/>
        <w:rPr>
          <w:rFonts w:ascii="宋体" w:hAnsi="宋体" w:cs="宋体"/>
          <w:kern w:val="0"/>
          <w:szCs w:val="21"/>
        </w:rPr>
      </w:pPr>
    </w:p>
    <w:p w14:paraId="2892121E">
      <w:pPr>
        <w:spacing w:line="360" w:lineRule="auto"/>
        <w:rPr>
          <w:rFonts w:hint="eastAsia" w:ascii="微软雅黑" w:hAnsi="微软雅黑" w:eastAsia="微软雅黑" w:cs="Arial"/>
          <w:szCs w:val="21"/>
        </w:rPr>
      </w:pPr>
    </w:p>
    <w:bookmarkEnd w:id="25"/>
    <w:p w14:paraId="576B3FA2">
      <w:pPr>
        <w:spacing w:line="360" w:lineRule="auto"/>
        <w:rPr>
          <w:del w:id="19" w:author="漫。" w:date="2025-06-06T15:00:00Z"/>
          <w:rFonts w:ascii="微软雅黑" w:hAnsi="微软雅黑" w:eastAsia="微软雅黑" w:cs="仿宋"/>
          <w:b/>
          <w:szCs w:val="21"/>
        </w:rPr>
      </w:pPr>
    </w:p>
    <w:p w14:paraId="11D337BB">
      <w:pPr>
        <w:spacing w:line="360" w:lineRule="auto"/>
        <w:rPr>
          <w:del w:id="20" w:author="漫。" w:date="2025-06-06T15:00:00Z"/>
          <w:rFonts w:ascii="微软雅黑" w:hAnsi="微软雅黑" w:eastAsia="微软雅黑" w:cs="仿宋"/>
          <w:b/>
          <w:szCs w:val="21"/>
        </w:rPr>
      </w:pPr>
    </w:p>
    <w:p w14:paraId="6A5C9D25">
      <w:pPr>
        <w:spacing w:line="360" w:lineRule="auto"/>
        <w:rPr>
          <w:rFonts w:ascii="微软雅黑" w:hAnsi="微软雅黑" w:eastAsia="微软雅黑" w:cs="仿宋"/>
          <w:b/>
          <w:szCs w:val="21"/>
        </w:rPr>
      </w:pPr>
    </w:p>
    <w:p w14:paraId="1B85E2EC">
      <w:pPr>
        <w:spacing w:line="360" w:lineRule="auto"/>
        <w:rPr>
          <w:del w:id="21" w:author="漫。" w:date="2025-06-06T15:00:00Z"/>
          <w:rFonts w:ascii="微软雅黑" w:hAnsi="微软雅黑" w:eastAsia="微软雅黑" w:cs="仿宋"/>
          <w:b/>
          <w:szCs w:val="21"/>
        </w:rPr>
      </w:pPr>
    </w:p>
    <w:p w14:paraId="6036006A">
      <w:pPr>
        <w:spacing w:line="360" w:lineRule="auto"/>
        <w:rPr>
          <w:del w:id="22" w:author="漫。" w:date="2025-06-06T15:00:00Z"/>
          <w:rFonts w:ascii="微软雅黑" w:hAnsi="微软雅黑" w:eastAsia="微软雅黑" w:cs="仿宋"/>
          <w:b/>
          <w:szCs w:val="21"/>
        </w:rPr>
      </w:pPr>
    </w:p>
    <w:p w14:paraId="58EC65FE">
      <w:pPr>
        <w:spacing w:line="360" w:lineRule="auto"/>
        <w:rPr>
          <w:rFonts w:ascii="微软雅黑" w:hAnsi="微软雅黑" w:eastAsia="微软雅黑" w:cs="仿宋"/>
          <w:b/>
          <w:szCs w:val="21"/>
        </w:rPr>
      </w:pPr>
      <w:r>
        <w:rPr>
          <w:rFonts w:ascii="微软雅黑" w:hAnsi="微软雅黑" w:eastAsia="微软雅黑" w:cs="仿宋"/>
          <w:b/>
          <w:szCs w:val="21"/>
        </w:rPr>
        <w:t>（以下为</w:t>
      </w:r>
      <w:r>
        <w:rPr>
          <w:rFonts w:hint="eastAsia" w:ascii="微软雅黑" w:hAnsi="微软雅黑" w:eastAsia="微软雅黑" w:cs="仿宋"/>
          <w:b/>
          <w:szCs w:val="21"/>
        </w:rPr>
        <w:t>《租赁物租赁合同》的签章页，无正文</w:t>
      </w:r>
      <w:r>
        <w:rPr>
          <w:rFonts w:ascii="微软雅黑" w:hAnsi="微软雅黑" w:eastAsia="微软雅黑" w:cs="仿宋"/>
          <w:b/>
          <w:szCs w:val="21"/>
        </w:rPr>
        <w:t>）</w:t>
      </w:r>
    </w:p>
    <w:p w14:paraId="0E4EBC08">
      <w:pPr>
        <w:spacing w:line="360" w:lineRule="auto"/>
        <w:rPr>
          <w:rFonts w:ascii="微软雅黑" w:hAnsi="微软雅黑" w:eastAsia="微软雅黑" w:cs="仿宋"/>
          <w:szCs w:val="21"/>
        </w:rPr>
      </w:pPr>
    </w:p>
    <w:p w14:paraId="7974859C">
      <w:pPr>
        <w:spacing w:line="360" w:lineRule="auto"/>
        <w:rPr>
          <w:rFonts w:hint="eastAsia" w:ascii="微软雅黑" w:hAnsi="微软雅黑" w:eastAsia="微软雅黑" w:cs="仿宋"/>
          <w:szCs w:val="21"/>
        </w:rPr>
      </w:pPr>
    </w:p>
    <w:p w14:paraId="312026DB">
      <w:pPr>
        <w:spacing w:line="480" w:lineRule="auto"/>
        <w:rPr>
          <w:rFonts w:hint="eastAsia" w:ascii="微软雅黑" w:hAnsi="微软雅黑" w:eastAsia="微软雅黑" w:cs="仿宋"/>
          <w:b/>
          <w:szCs w:val="21"/>
          <w:u w:val="single"/>
        </w:rPr>
      </w:pPr>
      <w:r>
        <w:rPr>
          <w:rFonts w:hint="eastAsia" w:ascii="微软雅黑" w:hAnsi="微软雅黑" w:eastAsia="微软雅黑" w:cs="仿宋"/>
          <w:b/>
          <w:szCs w:val="21"/>
        </w:rPr>
        <w:t>出租方（甲方）：</w:t>
      </w:r>
      <w:r>
        <w:rPr>
          <w:rFonts w:hint="eastAsia" w:ascii="微软雅黑" w:hAnsi="微软雅黑" w:eastAsia="微软雅黑" w:cs="仿宋"/>
          <w:b/>
          <w:szCs w:val="21"/>
          <w:u w:val="single"/>
        </w:rPr>
        <w:t xml:space="preserve"> </w:t>
      </w:r>
      <w:r>
        <w:rPr>
          <w:rFonts w:ascii="微软雅黑" w:hAnsi="微软雅黑" w:eastAsia="微软雅黑" w:cs="仿宋"/>
          <w:b/>
          <w:szCs w:val="21"/>
          <w:u w:val="single"/>
        </w:rPr>
        <w:t xml:space="preserve"> </w:t>
      </w:r>
      <w:ins w:id="23" w:author="漫。" w:date="2025-06-06T15:03:00Z">
        <w:r>
          <w:rPr>
            <w:rFonts w:hint="eastAsia" w:ascii="微软雅黑" w:hAnsi="微软雅黑" w:eastAsia="微软雅黑" w:cs="仿宋"/>
            <w:b/>
            <w:szCs w:val="21"/>
            <w:u w:val="single"/>
            <w:lang w:val="en-US" w:eastAsia="zh-CN"/>
          </w:rPr>
          <w:t xml:space="preserve"> </w:t>
        </w:r>
      </w:ins>
      <w:ins w:id="24" w:author="漫。" w:date="2025-06-06T15:02:00Z">
        <w:r>
          <w:rPr>
            <w:rFonts w:ascii="微软雅黑" w:hAnsi="微软雅黑" w:eastAsia="微软雅黑" w:cs="仿宋"/>
            <w:szCs w:val="21"/>
            <w:u w:val="single"/>
          </w:rPr>
          <w:t xml:space="preserve"> </w:t>
        </w:r>
      </w:ins>
      <w:ins w:id="25" w:author="漫。" w:date="2025-06-06T15:02:00Z">
        <w:r>
          <w:rPr>
            <w:rFonts w:hint="eastAsia" w:ascii="微软雅黑" w:hAnsi="微软雅黑" w:eastAsia="微软雅黑" w:cs="仿宋"/>
            <w:szCs w:val="21"/>
            <w:u w:val="single"/>
          </w:rPr>
          <w:t>四川安正城乡共创融合企业管理集团有限公司</w:t>
        </w:r>
      </w:ins>
      <w:del w:id="26" w:author="漫。" w:date="2025-06-06T15:02:00Z">
        <w:r>
          <w:rPr>
            <w:rFonts w:ascii="微软雅黑" w:hAnsi="微软雅黑" w:eastAsia="微软雅黑" w:cs="仿宋"/>
            <w:b/>
            <w:szCs w:val="21"/>
            <w:u w:val="single"/>
          </w:rPr>
          <w:delText xml:space="preserve">                             </w:delText>
        </w:r>
      </w:del>
      <w:r>
        <w:rPr>
          <w:rFonts w:ascii="微软雅黑" w:hAnsi="微软雅黑" w:eastAsia="微软雅黑" w:cs="仿宋"/>
          <w:b/>
          <w:szCs w:val="21"/>
          <w:u w:val="single"/>
        </w:rPr>
        <w:t xml:space="preserve"> </w:t>
      </w:r>
      <w:r>
        <w:rPr>
          <w:rFonts w:hint="eastAsia" w:ascii="微软雅黑" w:hAnsi="微软雅黑" w:eastAsia="微软雅黑" w:cs="仿宋"/>
          <w:b/>
          <w:szCs w:val="21"/>
          <w:u w:val="single"/>
        </w:rPr>
        <w:t xml:space="preserve"> </w:t>
      </w:r>
    </w:p>
    <w:p w14:paraId="4F5CE492">
      <w:pPr>
        <w:spacing w:line="480" w:lineRule="auto"/>
        <w:rPr>
          <w:rFonts w:hint="eastAsia" w:ascii="微软雅黑" w:hAnsi="微软雅黑" w:eastAsia="微软雅黑" w:cs="仿宋"/>
          <w:szCs w:val="21"/>
          <w:u w:val="single"/>
        </w:rPr>
      </w:pPr>
      <w:r>
        <w:rPr>
          <w:rFonts w:hint="eastAsia" w:ascii="微软雅黑" w:hAnsi="微软雅黑" w:eastAsia="微软雅黑" w:cs="仿宋"/>
          <w:szCs w:val="21"/>
        </w:rPr>
        <w:t>代理人：</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ins w:id="27" w:author="漫。" w:date="2025-06-06T15:02:00Z">
        <w:r>
          <w:rPr>
            <w:rFonts w:hint="eastAsia" w:ascii="微软雅黑" w:hAnsi="微软雅黑" w:eastAsia="微软雅黑" w:cs="仿宋"/>
            <w:szCs w:val="21"/>
            <w:u w:val="single"/>
            <w:lang w:val="en-US" w:eastAsia="zh-CN"/>
          </w:rPr>
          <w:t xml:space="preserve">             </w:t>
        </w:r>
      </w:ins>
      <w:r>
        <w:rPr>
          <w:rFonts w:hint="eastAsia" w:ascii="微软雅黑" w:hAnsi="微软雅黑" w:eastAsia="微软雅黑" w:cs="仿宋"/>
          <w:szCs w:val="21"/>
          <w:u w:val="single"/>
        </w:rPr>
        <w:t xml:space="preserve">      </w:t>
      </w:r>
    </w:p>
    <w:p w14:paraId="1F597B28">
      <w:pPr>
        <w:spacing w:line="480" w:lineRule="auto"/>
        <w:rPr>
          <w:rFonts w:hint="eastAsia" w:ascii="微软雅黑" w:hAnsi="微软雅黑" w:eastAsia="微软雅黑" w:cs="仿宋"/>
          <w:szCs w:val="21"/>
          <w:u w:val="single"/>
        </w:rPr>
      </w:pPr>
      <w:r>
        <w:rPr>
          <w:rFonts w:hint="eastAsia" w:ascii="微软雅黑" w:hAnsi="微软雅黑" w:eastAsia="微软雅黑" w:cs="仿宋"/>
          <w:szCs w:val="21"/>
        </w:rPr>
        <w:t>身份证：</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ins w:id="28" w:author="漫。" w:date="2025-06-06T15:03:00Z">
        <w:r>
          <w:rPr>
            <w:rFonts w:hint="eastAsia" w:ascii="微软雅黑" w:hAnsi="微软雅黑" w:eastAsia="微软雅黑" w:cs="仿宋"/>
            <w:szCs w:val="21"/>
            <w:u w:val="single"/>
            <w:lang w:val="en-US" w:eastAsia="zh-CN"/>
          </w:rPr>
          <w:t xml:space="preserve">             </w:t>
        </w:r>
      </w:ins>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p>
    <w:p w14:paraId="2D1F5880">
      <w:pPr>
        <w:spacing w:line="480" w:lineRule="auto"/>
        <w:rPr>
          <w:rFonts w:hint="eastAsia" w:ascii="微软雅黑" w:hAnsi="微软雅黑" w:eastAsia="微软雅黑" w:cs="仿宋"/>
          <w:szCs w:val="21"/>
        </w:rPr>
      </w:pPr>
      <w:r>
        <w:rPr>
          <w:rFonts w:hint="eastAsia" w:ascii="微软雅黑" w:hAnsi="微软雅黑" w:eastAsia="微软雅黑" w:cs="仿宋"/>
          <w:szCs w:val="21"/>
        </w:rPr>
        <w:t>联系方式：</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ins w:id="29" w:author="漫。" w:date="2025-06-06T15:03:00Z">
        <w:r>
          <w:rPr>
            <w:rFonts w:hint="eastAsia" w:ascii="微软雅黑" w:hAnsi="微软雅黑" w:eastAsia="微软雅黑" w:cs="仿宋"/>
            <w:szCs w:val="21"/>
            <w:u w:val="single"/>
            <w:lang w:val="en-US" w:eastAsia="zh-CN"/>
          </w:rPr>
          <w:t xml:space="preserve">              </w:t>
        </w:r>
      </w:ins>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p>
    <w:p w14:paraId="7969B464">
      <w:pPr>
        <w:spacing w:line="480" w:lineRule="auto"/>
        <w:rPr>
          <w:rFonts w:hint="eastAsia" w:ascii="微软雅黑" w:hAnsi="微软雅黑" w:eastAsia="微软雅黑" w:cs="仿宋"/>
          <w:szCs w:val="21"/>
        </w:rPr>
      </w:pPr>
    </w:p>
    <w:p w14:paraId="7EFB3573">
      <w:pPr>
        <w:spacing w:line="480" w:lineRule="auto"/>
        <w:rPr>
          <w:rFonts w:hint="eastAsia" w:ascii="微软雅黑" w:hAnsi="微软雅黑" w:eastAsia="微软雅黑" w:cs="仿宋"/>
          <w:szCs w:val="21"/>
        </w:rPr>
      </w:pPr>
    </w:p>
    <w:p w14:paraId="0E33A8FB">
      <w:pPr>
        <w:spacing w:line="480" w:lineRule="auto"/>
        <w:rPr>
          <w:rFonts w:hint="eastAsia" w:ascii="微软雅黑" w:hAnsi="微软雅黑" w:eastAsia="微软雅黑" w:cs="仿宋"/>
          <w:szCs w:val="21"/>
        </w:rPr>
      </w:pPr>
    </w:p>
    <w:p w14:paraId="399B64B8">
      <w:pPr>
        <w:spacing w:line="480" w:lineRule="auto"/>
        <w:rPr>
          <w:rFonts w:ascii="微软雅黑" w:hAnsi="微软雅黑" w:eastAsia="微软雅黑" w:cs="仿宋"/>
          <w:szCs w:val="21"/>
        </w:rPr>
      </w:pPr>
      <w:r>
        <w:rPr>
          <w:rFonts w:hint="eastAsia" w:ascii="微软雅黑" w:hAnsi="微软雅黑" w:eastAsia="微软雅黑" w:cs="仿宋"/>
          <w:szCs w:val="21"/>
        </w:rPr>
        <w:t xml:space="preserve">   </w:t>
      </w:r>
      <w:r>
        <w:rPr>
          <w:rFonts w:ascii="微软雅黑" w:hAnsi="微软雅黑" w:eastAsia="微软雅黑" w:cs="仿宋"/>
          <w:szCs w:val="21"/>
        </w:rPr>
        <w:t xml:space="preserve">                                                       </w:t>
      </w:r>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r>
        <w:rPr>
          <w:rFonts w:hint="eastAsia" w:ascii="微软雅黑" w:hAnsi="微软雅黑" w:eastAsia="微软雅黑" w:cs="仿宋"/>
          <w:szCs w:val="21"/>
        </w:rPr>
        <w:t>年</w:t>
      </w:r>
      <w:r>
        <w:rPr>
          <w:rFonts w:hint="eastAsia" w:ascii="微软雅黑" w:hAnsi="微软雅黑" w:eastAsia="微软雅黑" w:cs="仿宋"/>
          <w:szCs w:val="21"/>
          <w:u w:val="single"/>
        </w:rPr>
        <w:t xml:space="preserve">   </w:t>
      </w:r>
      <w:r>
        <w:rPr>
          <w:rFonts w:hint="eastAsia" w:ascii="微软雅黑" w:hAnsi="微软雅黑" w:eastAsia="微软雅黑" w:cs="仿宋"/>
          <w:szCs w:val="21"/>
        </w:rPr>
        <w:t>月</w:t>
      </w:r>
      <w:r>
        <w:rPr>
          <w:rFonts w:hint="eastAsia" w:ascii="微软雅黑" w:hAnsi="微软雅黑" w:eastAsia="微软雅黑" w:cs="仿宋"/>
          <w:szCs w:val="21"/>
          <w:u w:val="single"/>
        </w:rPr>
        <w:t xml:space="preserve">   </w:t>
      </w:r>
      <w:r>
        <w:rPr>
          <w:rFonts w:hint="eastAsia" w:ascii="微软雅黑" w:hAnsi="微软雅黑" w:eastAsia="微软雅黑" w:cs="仿宋"/>
          <w:szCs w:val="21"/>
        </w:rPr>
        <w:t>日</w:t>
      </w:r>
    </w:p>
    <w:p w14:paraId="28DB2A06">
      <w:pPr>
        <w:spacing w:line="480" w:lineRule="auto"/>
        <w:rPr>
          <w:rFonts w:hint="eastAsia" w:ascii="微软雅黑" w:hAnsi="微软雅黑" w:eastAsia="微软雅黑" w:cs="仿宋"/>
          <w:szCs w:val="21"/>
        </w:rPr>
      </w:pPr>
    </w:p>
    <w:p w14:paraId="1A90D7F5">
      <w:pPr>
        <w:spacing w:line="480" w:lineRule="auto"/>
        <w:rPr>
          <w:rFonts w:hint="eastAsia" w:ascii="微软雅黑" w:hAnsi="微软雅黑" w:eastAsia="微软雅黑" w:cs="仿宋"/>
          <w:b/>
          <w:szCs w:val="21"/>
          <w:u w:val="single"/>
        </w:rPr>
      </w:pPr>
      <w:r>
        <w:rPr>
          <w:rFonts w:hint="eastAsia" w:ascii="微软雅黑" w:hAnsi="微软雅黑" w:eastAsia="微软雅黑" w:cs="仿宋"/>
          <w:b/>
          <w:szCs w:val="21"/>
        </w:rPr>
        <w:t>承租方（乙方）：</w:t>
      </w:r>
      <w:r>
        <w:rPr>
          <w:rFonts w:hint="eastAsia" w:ascii="微软雅黑" w:hAnsi="微软雅黑" w:eastAsia="微软雅黑" w:cs="仿宋"/>
          <w:b/>
          <w:szCs w:val="21"/>
          <w:u w:val="single"/>
        </w:rPr>
        <w:t xml:space="preserve"> </w:t>
      </w:r>
      <w:r>
        <w:rPr>
          <w:rFonts w:ascii="微软雅黑" w:hAnsi="微软雅黑" w:eastAsia="微软雅黑" w:cs="仿宋"/>
          <w:b/>
          <w:szCs w:val="21"/>
          <w:u w:val="single"/>
        </w:rPr>
        <w:t xml:space="preserve">  </w:t>
      </w:r>
      <w:ins w:id="30" w:author="漫。" w:date="2025-06-06T15:03:00Z">
        <w:r>
          <w:rPr>
            <w:rFonts w:hint="eastAsia" w:ascii="微软雅黑" w:hAnsi="微软雅黑" w:eastAsia="微软雅黑" w:cs="仿宋"/>
            <w:b/>
            <w:szCs w:val="21"/>
            <w:u w:val="single"/>
            <w:lang w:val="en-US" w:eastAsia="zh-CN"/>
          </w:rPr>
          <w:t xml:space="preserve">      </w:t>
        </w:r>
      </w:ins>
      <w:del w:id="31" w:author="漫。" w:date="2025-06-06T15:03:00Z">
        <w:r>
          <w:rPr>
            <w:rFonts w:hint="default" w:ascii="微软雅黑" w:hAnsi="微软雅黑" w:eastAsia="微软雅黑" w:cs="仿宋"/>
            <w:b w:val="0"/>
            <w:bCs/>
            <w:szCs w:val="21"/>
            <w:u w:val="single"/>
            <w:lang w:val="en-US" w:eastAsia="zh-CN"/>
            <w:rPrChange w:id="32" w:author="漫。" w:date="2025-06-06T15:03:00Z">
              <w:rPr>
                <w:rFonts w:hint="default" w:ascii="微软雅黑" w:hAnsi="微软雅黑" w:eastAsia="微软雅黑" w:cs="仿宋"/>
                <w:b/>
                <w:szCs w:val="21"/>
                <w:u w:val="single"/>
                <w:lang w:val="en-US" w:eastAsia="zh-CN"/>
              </w:rPr>
            </w:rPrChange>
          </w:rPr>
          <w:delText xml:space="preserve"> </w:delText>
        </w:r>
      </w:del>
      <w:ins w:id="33" w:author="漫。" w:date="2025-06-06T15:03:00Z">
        <w:r>
          <w:rPr>
            <w:rFonts w:hint="eastAsia" w:ascii="微软雅黑" w:hAnsi="微软雅黑" w:eastAsia="微软雅黑" w:cs="仿宋"/>
            <w:b w:val="0"/>
            <w:bCs/>
            <w:szCs w:val="21"/>
            <w:u w:val="single"/>
            <w:lang w:val="en-US" w:eastAsia="zh-CN"/>
            <w:rPrChange w:id="34" w:author="漫。" w:date="2025-06-06T15:03:00Z">
              <w:rPr>
                <w:rFonts w:hint="eastAsia" w:ascii="微软雅黑" w:hAnsi="微软雅黑" w:eastAsia="微软雅黑" w:cs="仿宋"/>
                <w:b/>
                <w:szCs w:val="21"/>
                <w:u w:val="single"/>
                <w:lang w:val="en-US" w:eastAsia="zh-CN"/>
              </w:rPr>
            </w:rPrChange>
          </w:rPr>
          <w:t>四川</w:t>
        </w:r>
      </w:ins>
      <w:ins w:id="35" w:author="漫。" w:date="2025-06-06T15:03:00Z">
        <w:r>
          <w:rPr>
            <w:rFonts w:hint="eastAsia" w:ascii="微软雅黑" w:hAnsi="微软雅黑" w:eastAsia="微软雅黑" w:cs="仿宋"/>
            <w:b w:val="0"/>
            <w:bCs/>
            <w:szCs w:val="21"/>
            <w:u w:val="single"/>
            <w:lang w:val="en-US" w:eastAsia="zh-CN"/>
          </w:rPr>
          <w:t>香天下餐饮管理集团有限公司</w:t>
        </w:r>
      </w:ins>
      <w:ins w:id="36" w:author="漫。" w:date="2025-06-06T15:03:00Z">
        <w:r>
          <w:rPr>
            <w:rFonts w:hint="eastAsia" w:ascii="微软雅黑" w:hAnsi="微软雅黑" w:eastAsia="微软雅黑" w:cs="仿宋"/>
            <w:b w:val="0"/>
            <w:bCs/>
            <w:szCs w:val="21"/>
            <w:u w:val="single"/>
            <w:lang w:val="en-US" w:eastAsia="zh-CN"/>
            <w:rPrChange w:id="37" w:author="漫。" w:date="2025-06-06T15:03:00Z">
              <w:rPr>
                <w:rFonts w:hint="eastAsia" w:ascii="微软雅黑" w:hAnsi="微软雅黑" w:eastAsia="微软雅黑" w:cs="仿宋"/>
                <w:b/>
                <w:szCs w:val="21"/>
                <w:u w:val="single"/>
                <w:lang w:val="en-US" w:eastAsia="zh-CN"/>
              </w:rPr>
            </w:rPrChange>
          </w:rPr>
          <w:t xml:space="preserve"> </w:t>
        </w:r>
      </w:ins>
      <w:ins w:id="38" w:author="漫。" w:date="2025-06-06T15:03:00Z">
        <w:r>
          <w:rPr>
            <w:rFonts w:hint="eastAsia" w:ascii="微软雅黑" w:hAnsi="微软雅黑" w:eastAsia="微软雅黑" w:cs="仿宋"/>
            <w:b/>
            <w:szCs w:val="21"/>
            <w:u w:val="single"/>
            <w:lang w:val="en-US" w:eastAsia="zh-CN"/>
          </w:rPr>
          <w:t xml:space="preserve">    </w:t>
        </w:r>
      </w:ins>
      <w:del w:id="39" w:author="漫。" w:date="2025-06-06T15:03:00Z">
        <w:r>
          <w:rPr>
            <w:rFonts w:hint="default" w:ascii="微软雅黑" w:hAnsi="微软雅黑" w:eastAsia="微软雅黑" w:cs="仿宋"/>
            <w:b/>
            <w:szCs w:val="21"/>
            <w:u w:val="single"/>
            <w:lang w:val="en-US"/>
          </w:rPr>
          <w:delText xml:space="preserve">                            </w:delText>
        </w:r>
      </w:del>
      <w:ins w:id="40" w:author="漫。" w:date="2025-06-06T15:03:00Z">
        <w:r>
          <w:rPr>
            <w:rFonts w:hint="eastAsia" w:ascii="微软雅黑" w:hAnsi="微软雅黑" w:eastAsia="微软雅黑" w:cs="仿宋"/>
            <w:b/>
            <w:szCs w:val="21"/>
            <w:u w:val="single"/>
            <w:lang w:val="en-US" w:eastAsia="zh-CN"/>
          </w:rPr>
          <w:t xml:space="preserve"> </w:t>
        </w:r>
      </w:ins>
      <w:r>
        <w:rPr>
          <w:rFonts w:hint="eastAsia" w:ascii="微软雅黑" w:hAnsi="微软雅黑" w:eastAsia="微软雅黑" w:cs="仿宋"/>
          <w:b/>
          <w:szCs w:val="21"/>
          <w:u w:val="single"/>
        </w:rPr>
        <w:t xml:space="preserve"> </w:t>
      </w:r>
    </w:p>
    <w:p w14:paraId="79088F21">
      <w:pPr>
        <w:spacing w:line="480" w:lineRule="auto"/>
        <w:rPr>
          <w:rFonts w:hint="eastAsia" w:ascii="微软雅黑" w:hAnsi="微软雅黑" w:eastAsia="微软雅黑" w:cs="仿宋"/>
          <w:szCs w:val="21"/>
          <w:u w:val="single"/>
        </w:rPr>
      </w:pPr>
      <w:r>
        <w:rPr>
          <w:rFonts w:hint="eastAsia" w:ascii="微软雅黑" w:hAnsi="微软雅黑" w:eastAsia="微软雅黑" w:cs="仿宋"/>
          <w:szCs w:val="21"/>
        </w:rPr>
        <w:t>代理人：</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ins w:id="41" w:author="漫。" w:date="2025-06-06T15:03:00Z">
        <w:r>
          <w:rPr>
            <w:rFonts w:hint="eastAsia" w:ascii="微软雅黑" w:hAnsi="微软雅黑" w:eastAsia="微软雅黑" w:cs="仿宋"/>
            <w:szCs w:val="21"/>
            <w:u w:val="single"/>
            <w:lang w:val="en-US" w:eastAsia="zh-CN"/>
          </w:rPr>
          <w:t xml:space="preserve">              </w:t>
        </w:r>
      </w:ins>
      <w:r>
        <w:rPr>
          <w:rFonts w:hint="eastAsia" w:ascii="微软雅黑" w:hAnsi="微软雅黑" w:eastAsia="微软雅黑" w:cs="仿宋"/>
          <w:szCs w:val="21"/>
          <w:u w:val="single"/>
        </w:rPr>
        <w:t xml:space="preserve">    </w:t>
      </w:r>
    </w:p>
    <w:p w14:paraId="163C32CB">
      <w:pPr>
        <w:spacing w:line="480" w:lineRule="auto"/>
        <w:rPr>
          <w:rFonts w:hint="eastAsia" w:ascii="微软雅黑" w:hAnsi="微软雅黑" w:eastAsia="微软雅黑" w:cs="仿宋"/>
          <w:szCs w:val="21"/>
          <w:u w:val="single"/>
        </w:rPr>
      </w:pPr>
      <w:r>
        <w:rPr>
          <w:rFonts w:hint="eastAsia" w:ascii="微软雅黑" w:hAnsi="微软雅黑" w:eastAsia="微软雅黑" w:cs="仿宋"/>
          <w:szCs w:val="21"/>
        </w:rPr>
        <w:t>身份证：</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ins w:id="42" w:author="漫。" w:date="2025-06-06T15:03:00Z">
        <w:r>
          <w:rPr>
            <w:rFonts w:hint="eastAsia" w:ascii="微软雅黑" w:hAnsi="微软雅黑" w:eastAsia="微软雅黑" w:cs="仿宋"/>
            <w:szCs w:val="21"/>
            <w:u w:val="single"/>
            <w:lang w:val="en-US" w:eastAsia="zh-CN"/>
          </w:rPr>
          <w:t xml:space="preserve">              </w:t>
        </w:r>
      </w:ins>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p>
    <w:p w14:paraId="3E9B6CE0">
      <w:pPr>
        <w:spacing w:line="480" w:lineRule="auto"/>
        <w:rPr>
          <w:rFonts w:hint="eastAsia" w:ascii="微软雅黑" w:hAnsi="微软雅黑" w:eastAsia="微软雅黑" w:cs="仿宋"/>
          <w:szCs w:val="21"/>
        </w:rPr>
      </w:pPr>
      <w:r>
        <w:rPr>
          <w:rFonts w:hint="eastAsia" w:ascii="微软雅黑" w:hAnsi="微软雅黑" w:eastAsia="微软雅黑" w:cs="仿宋"/>
          <w:szCs w:val="21"/>
        </w:rPr>
        <w:t>联系方式：</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ins w:id="43" w:author="漫。" w:date="2025-06-06T15:03:00Z">
        <w:r>
          <w:rPr>
            <w:rFonts w:hint="eastAsia" w:ascii="微软雅黑" w:hAnsi="微软雅黑" w:eastAsia="微软雅黑" w:cs="仿宋"/>
            <w:szCs w:val="21"/>
            <w:u w:val="single"/>
            <w:lang w:val="en-US" w:eastAsia="zh-CN"/>
          </w:rPr>
          <w:t xml:space="preserve">              </w:t>
        </w:r>
      </w:ins>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r>
        <w:rPr>
          <w:rFonts w:ascii="微软雅黑" w:hAnsi="微软雅黑" w:eastAsia="微软雅黑" w:cs="仿宋"/>
          <w:szCs w:val="21"/>
          <w:u w:val="single"/>
        </w:rPr>
        <w:t xml:space="preserve"> </w:t>
      </w:r>
    </w:p>
    <w:p w14:paraId="63DA7AFF">
      <w:pPr>
        <w:spacing w:line="480" w:lineRule="auto"/>
        <w:rPr>
          <w:ins w:id="44" w:author="漫。" w:date="2025-06-06T15:01:00Z"/>
          <w:rFonts w:ascii="微软雅黑" w:hAnsi="微软雅黑" w:eastAsia="微软雅黑" w:cs="仿宋"/>
          <w:szCs w:val="21"/>
        </w:rPr>
      </w:pPr>
      <w:r>
        <w:rPr>
          <w:rFonts w:hint="eastAsia" w:ascii="微软雅黑" w:hAnsi="微软雅黑" w:eastAsia="微软雅黑" w:cs="仿宋"/>
          <w:szCs w:val="21"/>
        </w:rPr>
        <w:t xml:space="preserve">   </w:t>
      </w:r>
      <w:r>
        <w:rPr>
          <w:rFonts w:ascii="微软雅黑" w:hAnsi="微软雅黑" w:eastAsia="微软雅黑" w:cs="仿宋"/>
          <w:szCs w:val="21"/>
        </w:rPr>
        <w:t xml:space="preserve">                   </w:t>
      </w:r>
    </w:p>
    <w:p w14:paraId="1220286D">
      <w:pPr>
        <w:spacing w:line="480" w:lineRule="auto"/>
        <w:ind w:firstLine="1470" w:firstLineChars="700"/>
        <w:rPr>
          <w:ins w:id="46" w:author="漫。" w:date="2025-06-06T15:01:00Z"/>
          <w:rFonts w:ascii="微软雅黑" w:hAnsi="微软雅黑" w:eastAsia="微软雅黑" w:cs="仿宋"/>
          <w:szCs w:val="21"/>
        </w:rPr>
        <w:pPrChange w:id="45" w:author="漫。" w:date="2025-06-06T15:01:00Z">
          <w:pPr>
            <w:spacing w:line="480" w:lineRule="auto"/>
          </w:pPr>
        </w:pPrChange>
      </w:pPr>
    </w:p>
    <w:p w14:paraId="4198D3E0">
      <w:pPr>
        <w:spacing w:line="480" w:lineRule="auto"/>
        <w:ind w:firstLine="1470" w:firstLineChars="700"/>
        <w:rPr>
          <w:ins w:id="48" w:author="漫。" w:date="2025-06-06T15:01:00Z"/>
          <w:rFonts w:ascii="微软雅黑" w:hAnsi="微软雅黑" w:eastAsia="微软雅黑" w:cs="仿宋"/>
          <w:szCs w:val="21"/>
        </w:rPr>
        <w:pPrChange w:id="47" w:author="漫。" w:date="2025-06-06T15:01:00Z">
          <w:pPr>
            <w:spacing w:line="480" w:lineRule="auto"/>
          </w:pPr>
        </w:pPrChange>
      </w:pPr>
    </w:p>
    <w:p w14:paraId="7B26370D">
      <w:pPr>
        <w:spacing w:line="480" w:lineRule="auto"/>
        <w:ind w:firstLine="2730" w:firstLineChars="1300"/>
        <w:rPr>
          <w:del w:id="50" w:author="漫。" w:date="2025-06-06T15:01:00Z"/>
          <w:rFonts w:hint="eastAsia" w:ascii="微软雅黑" w:hAnsi="微软雅黑" w:eastAsia="微软雅黑" w:cs="仿宋"/>
          <w:szCs w:val="21"/>
        </w:rPr>
        <w:pPrChange w:id="49" w:author="漫。" w:date="2025-06-06T15:01:00Z">
          <w:pPr>
            <w:spacing w:line="480" w:lineRule="auto"/>
          </w:pPr>
        </w:pPrChange>
      </w:pPr>
      <w:r>
        <w:rPr>
          <w:rFonts w:ascii="微软雅黑" w:hAnsi="微软雅黑" w:eastAsia="微软雅黑" w:cs="仿宋"/>
          <w:szCs w:val="21"/>
        </w:rPr>
        <w:t xml:space="preserve">                                   </w:t>
      </w:r>
      <w:ins w:id="51" w:author="漫。" w:date="2025-06-06T15:01:00Z">
        <w:r>
          <w:rPr>
            <w:rFonts w:hint="eastAsia" w:ascii="微软雅黑" w:hAnsi="微软雅黑" w:eastAsia="微软雅黑" w:cs="仿宋"/>
            <w:szCs w:val="21"/>
            <w:lang w:val="en-US" w:eastAsia="zh-CN"/>
          </w:rPr>
          <w:t xml:space="preserve">                 </w:t>
        </w:r>
      </w:ins>
      <w:r>
        <w:rPr>
          <w:rFonts w:ascii="微软雅黑" w:hAnsi="微软雅黑" w:eastAsia="微软雅黑" w:cs="仿宋"/>
          <w:szCs w:val="21"/>
        </w:rPr>
        <w:t xml:space="preserve"> </w:t>
      </w:r>
      <w:r>
        <w:rPr>
          <w:rFonts w:ascii="微软雅黑" w:hAnsi="微软雅黑" w:eastAsia="微软雅黑" w:cs="仿宋"/>
          <w:szCs w:val="21"/>
          <w:u w:val="single"/>
        </w:rPr>
        <w:t xml:space="preserve">      </w:t>
      </w:r>
      <w:r>
        <w:rPr>
          <w:rFonts w:hint="eastAsia" w:ascii="微软雅黑" w:hAnsi="微软雅黑" w:eastAsia="微软雅黑" w:cs="仿宋"/>
          <w:szCs w:val="21"/>
          <w:u w:val="single"/>
        </w:rPr>
        <w:t xml:space="preserve"> </w:t>
      </w:r>
      <w:r>
        <w:rPr>
          <w:rFonts w:hint="eastAsia" w:ascii="微软雅黑" w:hAnsi="微软雅黑" w:eastAsia="微软雅黑" w:cs="仿宋"/>
          <w:szCs w:val="21"/>
        </w:rPr>
        <w:t>年</w:t>
      </w:r>
      <w:r>
        <w:rPr>
          <w:rFonts w:hint="eastAsia" w:ascii="微软雅黑" w:hAnsi="微软雅黑" w:eastAsia="微软雅黑" w:cs="仿宋"/>
          <w:szCs w:val="21"/>
          <w:u w:val="single"/>
        </w:rPr>
        <w:t xml:space="preserve">   </w:t>
      </w:r>
      <w:r>
        <w:rPr>
          <w:rFonts w:hint="eastAsia" w:ascii="微软雅黑" w:hAnsi="微软雅黑" w:eastAsia="微软雅黑" w:cs="仿宋"/>
          <w:szCs w:val="21"/>
        </w:rPr>
        <w:t>月</w:t>
      </w:r>
      <w:r>
        <w:rPr>
          <w:rFonts w:hint="eastAsia" w:ascii="微软雅黑" w:hAnsi="微软雅黑" w:eastAsia="微软雅黑" w:cs="仿宋"/>
          <w:szCs w:val="21"/>
          <w:u w:val="single"/>
        </w:rPr>
        <w:t xml:space="preserve">   </w:t>
      </w:r>
      <w:r>
        <w:rPr>
          <w:rFonts w:hint="eastAsia" w:ascii="微软雅黑" w:hAnsi="微软雅黑" w:eastAsia="微软雅黑" w:cs="仿宋"/>
          <w:szCs w:val="21"/>
        </w:rPr>
        <w:t>日</w:t>
      </w:r>
    </w:p>
    <w:p w14:paraId="09126363">
      <w:pPr>
        <w:ind w:firstLine="420" w:firstLineChars="200"/>
        <w:rPr>
          <w:del w:id="52" w:author="漫。" w:date="2025-06-06T15:01:00Z"/>
          <w:rFonts w:hint="eastAsia" w:ascii="微软雅黑" w:hAnsi="微软雅黑" w:eastAsia="微软雅黑" w:cs="仿宋"/>
          <w:szCs w:val="21"/>
        </w:rPr>
      </w:pPr>
    </w:p>
    <w:p w14:paraId="337A9B1A">
      <w:pPr>
        <w:ind w:firstLine="420" w:firstLineChars="200"/>
        <w:rPr>
          <w:rFonts w:hint="eastAsia" w:ascii="微软雅黑" w:hAnsi="微软雅黑" w:eastAsia="微软雅黑" w:cs="仿宋"/>
          <w:szCs w:val="21"/>
        </w:rPr>
      </w:pPr>
    </w:p>
    <w:p w14:paraId="6AC381FD">
      <w:pPr>
        <w:rPr>
          <w:rFonts w:ascii="微软雅黑" w:hAnsi="微软雅黑" w:eastAsia="微软雅黑" w:cs="仿宋"/>
          <w:szCs w:val="21"/>
        </w:rPr>
      </w:pPr>
    </w:p>
    <w:p w14:paraId="3895A6B9">
      <w:pPr>
        <w:rPr>
          <w:rFonts w:ascii="微软雅黑" w:hAnsi="微软雅黑" w:eastAsia="微软雅黑" w:cs="仿宋"/>
          <w:szCs w:val="21"/>
        </w:rPr>
      </w:pPr>
    </w:p>
    <w:p w14:paraId="16EA4ACF">
      <w:pPr>
        <w:rPr>
          <w:rFonts w:ascii="微软雅黑" w:hAnsi="微软雅黑" w:eastAsia="微软雅黑" w:cs="仿宋"/>
          <w:szCs w:val="21"/>
        </w:rPr>
      </w:pPr>
      <w:r>
        <w:rPr>
          <w:rFonts w:ascii="微软雅黑" w:hAnsi="微软雅黑" w:eastAsia="微软雅黑" w:cs="仿宋"/>
          <w:szCs w:val="21"/>
        </w:rPr>
        <w:t>附件</w:t>
      </w:r>
      <w:r>
        <w:rPr>
          <w:rFonts w:hint="eastAsia" w:ascii="微软雅黑" w:hAnsi="微软雅黑" w:eastAsia="微软雅黑" w:cs="仿宋"/>
          <w:szCs w:val="21"/>
        </w:rPr>
        <w:t>1—建筑图纸及经营红线范围</w:t>
      </w:r>
    </w:p>
    <w:p w14:paraId="75127F28">
      <w:pPr>
        <w:rPr>
          <w:rFonts w:hint="eastAsia"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1</w:t>
      </w:r>
      <w:r>
        <w:rPr>
          <w:rFonts w:hint="eastAsia" w:ascii="微软雅黑" w:hAnsi="微软雅黑" w:eastAsia="微软雅黑" w:cs="仿宋"/>
          <w:szCs w:val="21"/>
        </w:rPr>
        <w:t>——1</w:t>
      </w:r>
      <w:r>
        <w:rPr>
          <w:rFonts w:ascii="微软雅黑" w:hAnsi="微软雅黑" w:eastAsia="微软雅黑" w:cs="仿宋"/>
          <w:szCs w:val="21"/>
        </w:rPr>
        <w:t>F</w:t>
      </w:r>
    </w:p>
    <w:p w14:paraId="7922034C">
      <w:pPr>
        <w:rPr>
          <w:rFonts w:ascii="微软雅黑" w:hAnsi="微软雅黑" w:eastAsia="微软雅黑" w:cs="仿宋"/>
          <w:szCs w:val="21"/>
        </w:rPr>
      </w:pPr>
      <w:del w:id="53" w:author="三强锅" w:date="2025-11-04T16:06:00Z">
        <w:r>
          <w:rPr/>
          <w:drawing>
            <wp:anchor distT="0" distB="0" distL="114300" distR="114300" simplePos="0" relativeHeight="251671552" behindDoc="0" locked="0" layoutInCell="1" allowOverlap="1">
              <wp:simplePos x="0" y="0"/>
              <wp:positionH relativeFrom="margin">
                <wp:posOffset>-3810</wp:posOffset>
              </wp:positionH>
              <wp:positionV relativeFrom="margin">
                <wp:posOffset>906780</wp:posOffset>
              </wp:positionV>
              <wp:extent cx="4439920" cy="3333750"/>
              <wp:effectExtent l="0" t="0" r="5080" b="6350"/>
              <wp:wrapSquare wrapText="bothSides"/>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8"/>
                      <a:stretch>
                        <a:fillRect/>
                      </a:stretch>
                    </pic:blipFill>
                    <pic:spPr>
                      <a:xfrm>
                        <a:off x="0" y="0"/>
                        <a:ext cx="4439920" cy="3333750"/>
                      </a:xfrm>
                      <a:prstGeom prst="rect">
                        <a:avLst/>
                      </a:prstGeom>
                      <a:noFill/>
                      <a:ln>
                        <a:noFill/>
                      </a:ln>
                    </pic:spPr>
                  </pic:pic>
                </a:graphicData>
              </a:graphic>
            </wp:anchor>
          </w:drawing>
        </w:r>
      </w:del>
    </w:p>
    <w:p w14:paraId="3012DBB8">
      <w:pPr>
        <w:rPr>
          <w:rFonts w:ascii="微软雅黑" w:hAnsi="微软雅黑" w:eastAsia="微软雅黑" w:cs="仿宋"/>
          <w:szCs w:val="21"/>
        </w:rPr>
      </w:pPr>
    </w:p>
    <w:p w14:paraId="6CD59DA6">
      <w:pPr>
        <w:rPr>
          <w:rFonts w:ascii="微软雅黑" w:hAnsi="微软雅黑" w:eastAsia="微软雅黑" w:cs="仿宋"/>
          <w:szCs w:val="21"/>
        </w:rPr>
      </w:pPr>
    </w:p>
    <w:p w14:paraId="484C46ED">
      <w:pPr>
        <w:rPr>
          <w:rFonts w:ascii="微软雅黑" w:hAnsi="微软雅黑" w:eastAsia="微软雅黑" w:cs="仿宋"/>
          <w:szCs w:val="21"/>
        </w:rPr>
      </w:pPr>
    </w:p>
    <w:p w14:paraId="2C9554C0">
      <w:pPr>
        <w:rPr>
          <w:rFonts w:ascii="微软雅黑" w:hAnsi="微软雅黑" w:eastAsia="微软雅黑" w:cs="仿宋"/>
          <w:szCs w:val="21"/>
        </w:rPr>
      </w:pPr>
    </w:p>
    <w:p w14:paraId="50927F69">
      <w:pPr>
        <w:rPr>
          <w:rFonts w:ascii="微软雅黑" w:hAnsi="微软雅黑" w:eastAsia="微软雅黑" w:cs="仿宋"/>
          <w:szCs w:val="21"/>
        </w:rPr>
      </w:pPr>
    </w:p>
    <w:p w14:paraId="14D24839">
      <w:pPr>
        <w:rPr>
          <w:rFonts w:ascii="微软雅黑" w:hAnsi="微软雅黑" w:eastAsia="微软雅黑" w:cs="仿宋"/>
          <w:szCs w:val="21"/>
        </w:rPr>
      </w:pPr>
    </w:p>
    <w:p w14:paraId="2CAD3141">
      <w:pPr>
        <w:rPr>
          <w:rFonts w:ascii="微软雅黑" w:hAnsi="微软雅黑" w:eastAsia="微软雅黑" w:cs="仿宋"/>
          <w:szCs w:val="21"/>
        </w:rPr>
      </w:pPr>
    </w:p>
    <w:p w14:paraId="367475B4">
      <w:pPr>
        <w:rPr>
          <w:rFonts w:ascii="微软雅黑" w:hAnsi="微软雅黑" w:eastAsia="微软雅黑" w:cs="仿宋"/>
          <w:szCs w:val="21"/>
        </w:rPr>
      </w:pPr>
    </w:p>
    <w:p w14:paraId="7EF105E4">
      <w:pPr>
        <w:rPr>
          <w:rFonts w:hint="eastAsia"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1</w:t>
      </w:r>
      <w:r>
        <w:rPr>
          <w:rFonts w:hint="eastAsia" w:ascii="微软雅黑" w:hAnsi="微软雅黑" w:eastAsia="微软雅黑" w:cs="仿宋"/>
          <w:szCs w:val="21"/>
        </w:rPr>
        <w:t>——</w:t>
      </w:r>
      <w:r>
        <w:rPr>
          <w:rFonts w:ascii="微软雅黑" w:hAnsi="微软雅黑" w:eastAsia="微软雅黑" w:cs="仿宋"/>
          <w:szCs w:val="21"/>
        </w:rPr>
        <w:t>2F</w:t>
      </w:r>
    </w:p>
    <w:p w14:paraId="65525339">
      <w:pPr>
        <w:rPr>
          <w:rFonts w:ascii="微软雅黑" w:hAnsi="微软雅黑" w:eastAsia="微软雅黑" w:cs="仿宋"/>
          <w:szCs w:val="21"/>
        </w:rPr>
      </w:pPr>
      <w:del w:id="55" w:author="三强锅" w:date="2025-11-04T16:06:02Z">
        <w:r>
          <w:rPr/>
          <w:drawing>
            <wp:anchor distT="0" distB="0" distL="114300" distR="114300" simplePos="0" relativeHeight="251670528" behindDoc="0" locked="0" layoutInCell="1" allowOverlap="1">
              <wp:simplePos x="0" y="0"/>
              <wp:positionH relativeFrom="margin">
                <wp:posOffset>596265</wp:posOffset>
              </wp:positionH>
              <wp:positionV relativeFrom="margin">
                <wp:posOffset>5080635</wp:posOffset>
              </wp:positionV>
              <wp:extent cx="3461385" cy="3473450"/>
              <wp:effectExtent l="0" t="0" r="5715" b="6350"/>
              <wp:wrapSquare wrapText="bothSides"/>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
                      <a:stretch>
                        <a:fillRect/>
                      </a:stretch>
                    </pic:blipFill>
                    <pic:spPr>
                      <a:xfrm>
                        <a:off x="0" y="0"/>
                        <a:ext cx="3461385" cy="3473450"/>
                      </a:xfrm>
                      <a:prstGeom prst="rect">
                        <a:avLst/>
                      </a:prstGeom>
                      <a:noFill/>
                      <a:ln>
                        <a:noFill/>
                      </a:ln>
                    </pic:spPr>
                  </pic:pic>
                </a:graphicData>
              </a:graphic>
            </wp:anchor>
          </w:drawing>
        </w:r>
      </w:del>
    </w:p>
    <w:p w14:paraId="1EE2B561">
      <w:pPr>
        <w:rPr>
          <w:rFonts w:ascii="微软雅黑" w:hAnsi="微软雅黑" w:eastAsia="微软雅黑" w:cs="仿宋"/>
          <w:szCs w:val="21"/>
        </w:rPr>
      </w:pPr>
    </w:p>
    <w:p w14:paraId="772AE6E4">
      <w:pPr>
        <w:rPr>
          <w:rFonts w:ascii="微软雅黑" w:hAnsi="微软雅黑" w:eastAsia="微软雅黑" w:cs="仿宋"/>
          <w:szCs w:val="21"/>
        </w:rPr>
      </w:pPr>
    </w:p>
    <w:p w14:paraId="24E284AC">
      <w:pPr>
        <w:rPr>
          <w:rFonts w:ascii="微软雅黑" w:hAnsi="微软雅黑" w:eastAsia="微软雅黑" w:cs="仿宋"/>
          <w:szCs w:val="21"/>
        </w:rPr>
      </w:pPr>
    </w:p>
    <w:p w14:paraId="1E016E10">
      <w:pPr>
        <w:rPr>
          <w:rFonts w:ascii="微软雅黑" w:hAnsi="微软雅黑" w:eastAsia="微软雅黑" w:cs="仿宋"/>
          <w:szCs w:val="21"/>
        </w:rPr>
      </w:pPr>
    </w:p>
    <w:p w14:paraId="009478ED">
      <w:pPr>
        <w:rPr>
          <w:rFonts w:ascii="微软雅黑" w:hAnsi="微软雅黑" w:eastAsia="微软雅黑" w:cs="仿宋"/>
          <w:szCs w:val="21"/>
        </w:rPr>
      </w:pPr>
    </w:p>
    <w:p w14:paraId="28F71D05">
      <w:pPr>
        <w:rPr>
          <w:rFonts w:ascii="微软雅黑" w:hAnsi="微软雅黑" w:eastAsia="微软雅黑" w:cs="仿宋"/>
          <w:szCs w:val="21"/>
        </w:rPr>
      </w:pPr>
    </w:p>
    <w:p w14:paraId="522ECBEA">
      <w:pPr>
        <w:rPr>
          <w:rFonts w:ascii="微软雅黑" w:hAnsi="微软雅黑" w:eastAsia="微软雅黑" w:cs="仿宋"/>
          <w:szCs w:val="21"/>
        </w:rPr>
      </w:pPr>
    </w:p>
    <w:p w14:paraId="2AF52992">
      <w:pPr>
        <w:rPr>
          <w:rFonts w:ascii="微软雅黑" w:hAnsi="微软雅黑" w:eastAsia="微软雅黑" w:cs="仿宋"/>
          <w:szCs w:val="21"/>
        </w:rPr>
      </w:pPr>
    </w:p>
    <w:p w14:paraId="5D6EC6B4">
      <w:pPr>
        <w:rPr>
          <w:rFonts w:ascii="微软雅黑" w:hAnsi="微软雅黑" w:eastAsia="微软雅黑" w:cs="仿宋"/>
          <w:szCs w:val="21"/>
        </w:rPr>
      </w:pPr>
    </w:p>
    <w:p w14:paraId="0B7423BA">
      <w:pPr>
        <w:rPr>
          <w:rFonts w:hint="eastAsia"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1</w:t>
      </w:r>
      <w:r>
        <w:rPr>
          <w:rFonts w:hint="eastAsia" w:ascii="微软雅黑" w:hAnsi="微软雅黑" w:eastAsia="微软雅黑" w:cs="仿宋"/>
          <w:szCs w:val="21"/>
        </w:rPr>
        <w:t>——负一层</w:t>
      </w:r>
    </w:p>
    <w:p w14:paraId="27B3B2AB">
      <w:pPr>
        <w:rPr>
          <w:rFonts w:ascii="微软雅黑" w:hAnsi="微软雅黑" w:eastAsia="微软雅黑" w:cs="仿宋"/>
          <w:szCs w:val="21"/>
        </w:rPr>
      </w:pPr>
      <w:del w:id="57" w:author="三强锅" w:date="2025-11-04T16:06:01Z">
        <w:r>
          <w:rPr/>
          <w:drawing>
            <wp:anchor distT="0" distB="0" distL="114300" distR="114300" simplePos="0" relativeHeight="251672576" behindDoc="0" locked="0" layoutInCell="1" allowOverlap="1">
              <wp:simplePos x="0" y="0"/>
              <wp:positionH relativeFrom="margin">
                <wp:posOffset>-1270</wp:posOffset>
              </wp:positionH>
              <wp:positionV relativeFrom="margin">
                <wp:posOffset>730250</wp:posOffset>
              </wp:positionV>
              <wp:extent cx="3228975" cy="3265805"/>
              <wp:effectExtent l="0" t="0" r="9525" b="10795"/>
              <wp:wrapSquare wrapText="bothSides"/>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3228975" cy="3265805"/>
                      </a:xfrm>
                      <a:prstGeom prst="rect">
                        <a:avLst/>
                      </a:prstGeom>
                      <a:noFill/>
                      <a:ln>
                        <a:noFill/>
                      </a:ln>
                    </pic:spPr>
                  </pic:pic>
                </a:graphicData>
              </a:graphic>
            </wp:anchor>
          </w:drawing>
        </w:r>
      </w:del>
    </w:p>
    <w:p w14:paraId="3ACFB9C7">
      <w:pPr>
        <w:rPr>
          <w:rFonts w:ascii="微软雅黑" w:hAnsi="微软雅黑" w:eastAsia="微软雅黑" w:cs="仿宋"/>
          <w:szCs w:val="21"/>
        </w:rPr>
      </w:pPr>
    </w:p>
    <w:p w14:paraId="3A1718D2">
      <w:pPr>
        <w:rPr>
          <w:rFonts w:ascii="微软雅黑" w:hAnsi="微软雅黑" w:eastAsia="微软雅黑" w:cs="仿宋"/>
          <w:szCs w:val="21"/>
        </w:rPr>
      </w:pPr>
    </w:p>
    <w:p w14:paraId="074AF583">
      <w:pPr>
        <w:rPr>
          <w:rFonts w:ascii="微软雅黑" w:hAnsi="微软雅黑" w:eastAsia="微软雅黑" w:cs="仿宋"/>
          <w:szCs w:val="21"/>
        </w:rPr>
      </w:pPr>
    </w:p>
    <w:p w14:paraId="5474908E">
      <w:pPr>
        <w:rPr>
          <w:rFonts w:ascii="微软雅黑" w:hAnsi="微软雅黑" w:eastAsia="微软雅黑" w:cs="仿宋"/>
          <w:szCs w:val="21"/>
        </w:rPr>
      </w:pPr>
    </w:p>
    <w:p w14:paraId="582E240A">
      <w:pPr>
        <w:rPr>
          <w:rFonts w:ascii="微软雅黑" w:hAnsi="微软雅黑" w:eastAsia="微软雅黑" w:cs="仿宋"/>
          <w:szCs w:val="21"/>
        </w:rPr>
      </w:pPr>
    </w:p>
    <w:p w14:paraId="74607104">
      <w:pPr>
        <w:rPr>
          <w:rFonts w:ascii="微软雅黑" w:hAnsi="微软雅黑" w:eastAsia="微软雅黑" w:cs="仿宋"/>
          <w:szCs w:val="21"/>
        </w:rPr>
      </w:pPr>
    </w:p>
    <w:p w14:paraId="6E25C61F">
      <w:pPr>
        <w:rPr>
          <w:rFonts w:ascii="微软雅黑" w:hAnsi="微软雅黑" w:eastAsia="微软雅黑" w:cs="仿宋"/>
          <w:szCs w:val="21"/>
        </w:rPr>
      </w:pPr>
    </w:p>
    <w:p w14:paraId="141F6502">
      <w:pPr>
        <w:rPr>
          <w:rFonts w:ascii="微软雅黑" w:hAnsi="微软雅黑" w:eastAsia="微软雅黑" w:cs="仿宋"/>
          <w:szCs w:val="21"/>
        </w:rPr>
      </w:pPr>
    </w:p>
    <w:p w14:paraId="22D07BFE">
      <w:pPr>
        <w:rPr>
          <w:rFonts w:ascii="微软雅黑" w:hAnsi="微软雅黑" w:eastAsia="微软雅黑" w:cs="仿宋"/>
          <w:szCs w:val="21"/>
        </w:rPr>
      </w:pPr>
    </w:p>
    <w:p w14:paraId="11C04C04">
      <w:pPr>
        <w:rPr>
          <w:rFonts w:hint="eastAsia" w:ascii="微软雅黑" w:hAnsi="微软雅黑" w:eastAsia="微软雅黑" w:cs="仿宋"/>
          <w:szCs w:val="21"/>
        </w:rPr>
      </w:pPr>
      <w:r>
        <w:rPr>
          <w:rFonts w:hint="eastAsia" w:ascii="微软雅黑" w:hAnsi="微软雅黑" w:eastAsia="微软雅黑" w:cs="仿宋"/>
          <w:szCs w:val="21"/>
        </w:rPr>
        <w:t>L</w:t>
      </w:r>
      <w:r>
        <w:rPr>
          <w:rFonts w:ascii="微软雅黑" w:hAnsi="微软雅黑" w:eastAsia="微软雅黑" w:cs="仿宋"/>
          <w:szCs w:val="21"/>
        </w:rPr>
        <w:t>2</w:t>
      </w:r>
      <w:r>
        <w:rPr>
          <w:rFonts w:hint="eastAsia" w:ascii="微软雅黑" w:hAnsi="微软雅黑" w:eastAsia="微软雅黑" w:cs="仿宋"/>
          <w:szCs w:val="21"/>
        </w:rPr>
        <w:t>——1</w:t>
      </w:r>
      <w:r>
        <w:rPr>
          <w:rFonts w:ascii="微软雅黑" w:hAnsi="微软雅黑" w:eastAsia="微软雅黑" w:cs="仿宋"/>
          <w:szCs w:val="21"/>
        </w:rPr>
        <w:t>F</w:t>
      </w:r>
    </w:p>
    <w:p w14:paraId="4088246C">
      <w:pPr>
        <w:rPr>
          <w:rFonts w:ascii="微软雅黑" w:hAnsi="微软雅黑" w:eastAsia="微软雅黑" w:cs="仿宋"/>
          <w:szCs w:val="21"/>
        </w:rPr>
      </w:pPr>
      <w:del w:id="59" w:author="三强锅" w:date="2025-11-04T16:06:06Z">
        <w:r>
          <w:rPr/>
          <w:drawing>
            <wp:anchor distT="0" distB="0" distL="114300" distR="114300" simplePos="0" relativeHeight="251673600" behindDoc="0" locked="0" layoutInCell="1" allowOverlap="1">
              <wp:simplePos x="0" y="0"/>
              <wp:positionH relativeFrom="margin">
                <wp:posOffset>-96520</wp:posOffset>
              </wp:positionH>
              <wp:positionV relativeFrom="margin">
                <wp:posOffset>5255895</wp:posOffset>
              </wp:positionV>
              <wp:extent cx="5272405" cy="2838450"/>
              <wp:effectExtent l="0" t="0" r="10795" b="6350"/>
              <wp:wrapSquare wrapText="bothSides"/>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1"/>
                      <a:stretch>
                        <a:fillRect/>
                      </a:stretch>
                    </pic:blipFill>
                    <pic:spPr>
                      <a:xfrm>
                        <a:off x="0" y="0"/>
                        <a:ext cx="5272405" cy="2838450"/>
                      </a:xfrm>
                      <a:prstGeom prst="rect">
                        <a:avLst/>
                      </a:prstGeom>
                      <a:noFill/>
                      <a:ln>
                        <a:noFill/>
                      </a:ln>
                    </pic:spPr>
                  </pic:pic>
                </a:graphicData>
              </a:graphic>
            </wp:anchor>
          </w:drawing>
        </w:r>
      </w:del>
    </w:p>
    <w:p w14:paraId="5CF479C6">
      <w:pPr>
        <w:rPr>
          <w:rFonts w:ascii="微软雅黑" w:hAnsi="微软雅黑" w:eastAsia="微软雅黑" w:cs="仿宋"/>
          <w:szCs w:val="21"/>
        </w:rPr>
      </w:pPr>
    </w:p>
    <w:p w14:paraId="2094FAED">
      <w:pPr>
        <w:rPr>
          <w:rFonts w:ascii="微软雅黑" w:hAnsi="微软雅黑" w:eastAsia="微软雅黑" w:cs="仿宋"/>
          <w:szCs w:val="21"/>
        </w:rPr>
      </w:pPr>
    </w:p>
    <w:p w14:paraId="5EB01AB3">
      <w:pPr>
        <w:tabs>
          <w:tab w:val="left" w:pos="2193"/>
        </w:tabs>
        <w:rPr>
          <w:rFonts w:hint="eastAsia" w:ascii="微软雅黑" w:hAnsi="微软雅黑" w:eastAsia="微软雅黑" w:cs="仿宋"/>
          <w:szCs w:val="21"/>
          <w:lang w:eastAsia="zh-CN"/>
        </w:rPr>
        <w:pPrChange w:id="61" w:author="三强锅" w:date="2025-11-04T16:06:08Z">
          <w:pPr/>
        </w:pPrChange>
      </w:pPr>
      <w:r>
        <w:rPr>
          <w:rFonts w:hint="eastAsia" w:ascii="微软雅黑" w:hAnsi="微软雅黑" w:eastAsia="微软雅黑" w:cs="仿宋"/>
          <w:szCs w:val="21"/>
        </w:rPr>
        <w:t>L</w:t>
      </w:r>
      <w:r>
        <w:rPr>
          <w:rFonts w:ascii="微软雅黑" w:hAnsi="微软雅黑" w:eastAsia="微软雅黑" w:cs="仿宋"/>
          <w:szCs w:val="21"/>
        </w:rPr>
        <w:t>2</w:t>
      </w:r>
      <w:r>
        <w:rPr>
          <w:rFonts w:hint="eastAsia" w:ascii="微软雅黑" w:hAnsi="微软雅黑" w:eastAsia="微软雅黑" w:cs="仿宋"/>
          <w:szCs w:val="21"/>
        </w:rPr>
        <w:t>——</w:t>
      </w:r>
      <w:r>
        <w:rPr>
          <w:rFonts w:ascii="微软雅黑" w:hAnsi="微软雅黑" w:eastAsia="微软雅黑" w:cs="仿宋"/>
          <w:szCs w:val="21"/>
        </w:rPr>
        <w:t>2F</w:t>
      </w:r>
      <w:ins w:id="62" w:author="三强锅" w:date="2025-11-04T16:06:08Z">
        <w:r>
          <w:rPr>
            <w:rFonts w:hint="eastAsia" w:ascii="微软雅黑" w:hAnsi="微软雅黑" w:eastAsia="微软雅黑" w:cs="仿宋"/>
            <w:szCs w:val="21"/>
            <w:lang w:eastAsia="zh-CN"/>
          </w:rPr>
          <w:tab/>
        </w:r>
      </w:ins>
      <w:bookmarkStart w:id="26" w:name="_GoBack"/>
      <w:bookmarkEnd w:id="26"/>
    </w:p>
    <w:p w14:paraId="644D794F">
      <w:pPr>
        <w:rPr>
          <w:rFonts w:ascii="微软雅黑" w:hAnsi="微软雅黑" w:eastAsia="微软雅黑" w:cs="仿宋"/>
          <w:szCs w:val="21"/>
        </w:rPr>
      </w:pPr>
      <w:del w:id="63" w:author="三强锅" w:date="2025-11-04T16:06:05Z">
        <w:r>
          <w:rPr/>
          <w:drawing>
            <wp:anchor distT="0" distB="0" distL="114300" distR="114300" simplePos="0" relativeHeight="251674624" behindDoc="0" locked="0" layoutInCell="1" allowOverlap="1">
              <wp:simplePos x="0" y="0"/>
              <wp:positionH relativeFrom="margin">
                <wp:posOffset>111125</wp:posOffset>
              </wp:positionH>
              <wp:positionV relativeFrom="margin">
                <wp:posOffset>605155</wp:posOffset>
              </wp:positionV>
              <wp:extent cx="3979545" cy="4079875"/>
              <wp:effectExtent l="0" t="0" r="8255" b="9525"/>
              <wp:wrapSquare wrapText="bothSides"/>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2"/>
                      <a:stretch>
                        <a:fillRect/>
                      </a:stretch>
                    </pic:blipFill>
                    <pic:spPr>
                      <a:xfrm>
                        <a:off x="0" y="0"/>
                        <a:ext cx="3979545" cy="4079875"/>
                      </a:xfrm>
                      <a:prstGeom prst="rect">
                        <a:avLst/>
                      </a:prstGeom>
                      <a:noFill/>
                      <a:ln>
                        <a:noFill/>
                      </a:ln>
                    </pic:spPr>
                  </pic:pic>
                </a:graphicData>
              </a:graphic>
            </wp:anchor>
          </w:drawing>
        </w:r>
      </w:del>
    </w:p>
    <w:p w14:paraId="7EB84EF1">
      <w:pPr>
        <w:rPr>
          <w:rFonts w:ascii="微软雅黑" w:hAnsi="微软雅黑" w:eastAsia="微软雅黑" w:cs="仿宋"/>
          <w:szCs w:val="21"/>
        </w:rPr>
      </w:pPr>
    </w:p>
    <w:p w14:paraId="24A7550D">
      <w:pPr>
        <w:rPr>
          <w:rFonts w:ascii="微软雅黑" w:hAnsi="微软雅黑" w:eastAsia="微软雅黑" w:cs="仿宋"/>
          <w:szCs w:val="21"/>
        </w:rPr>
      </w:pPr>
    </w:p>
    <w:p w14:paraId="054C52CF">
      <w:pPr>
        <w:rPr>
          <w:rFonts w:ascii="微软雅黑" w:hAnsi="微软雅黑" w:eastAsia="微软雅黑" w:cs="仿宋"/>
          <w:szCs w:val="21"/>
        </w:rPr>
      </w:pPr>
    </w:p>
    <w:p w14:paraId="5733BD9E">
      <w:pPr>
        <w:rPr>
          <w:rFonts w:ascii="微软雅黑" w:hAnsi="微软雅黑" w:eastAsia="微软雅黑" w:cs="仿宋"/>
          <w:szCs w:val="21"/>
        </w:rPr>
      </w:pPr>
    </w:p>
    <w:p w14:paraId="00F7FEBB">
      <w:pPr>
        <w:rPr>
          <w:rFonts w:ascii="微软雅黑" w:hAnsi="微软雅黑" w:eastAsia="微软雅黑" w:cs="仿宋"/>
          <w:szCs w:val="21"/>
        </w:rPr>
      </w:pPr>
    </w:p>
    <w:p w14:paraId="4E0E72FB">
      <w:pPr>
        <w:rPr>
          <w:rFonts w:ascii="微软雅黑" w:hAnsi="微软雅黑" w:eastAsia="微软雅黑" w:cs="仿宋"/>
          <w:szCs w:val="21"/>
        </w:rPr>
      </w:pPr>
    </w:p>
    <w:p w14:paraId="7EF08A1A">
      <w:pPr>
        <w:rPr>
          <w:rFonts w:ascii="微软雅黑" w:hAnsi="微软雅黑" w:eastAsia="微软雅黑" w:cs="仿宋"/>
          <w:szCs w:val="21"/>
        </w:rPr>
      </w:pPr>
    </w:p>
    <w:p w14:paraId="23DF1CB4">
      <w:pPr>
        <w:rPr>
          <w:rFonts w:ascii="微软雅黑" w:hAnsi="微软雅黑" w:eastAsia="微软雅黑" w:cs="仿宋"/>
          <w:szCs w:val="21"/>
        </w:rPr>
      </w:pPr>
    </w:p>
    <w:p w14:paraId="7B1C32E9">
      <w:pPr>
        <w:rPr>
          <w:rFonts w:ascii="微软雅黑" w:hAnsi="微软雅黑" w:eastAsia="微软雅黑" w:cs="仿宋"/>
          <w:szCs w:val="21"/>
        </w:rPr>
      </w:pPr>
    </w:p>
    <w:p w14:paraId="41541D2B">
      <w:pPr>
        <w:rPr>
          <w:rFonts w:ascii="微软雅黑" w:hAnsi="微软雅黑" w:eastAsia="微软雅黑" w:cs="仿宋"/>
          <w:szCs w:val="21"/>
        </w:rPr>
      </w:pPr>
    </w:p>
    <w:p w14:paraId="0FDC18DA">
      <w:pPr>
        <w:rPr>
          <w:rFonts w:ascii="微软雅黑" w:hAnsi="微软雅黑" w:eastAsia="微软雅黑" w:cs="仿宋"/>
          <w:szCs w:val="21"/>
        </w:rPr>
      </w:pPr>
    </w:p>
    <w:p w14:paraId="32BC9AC6">
      <w:pPr>
        <w:rPr>
          <w:rFonts w:ascii="微软雅黑" w:hAnsi="微软雅黑" w:eastAsia="微软雅黑" w:cs="仿宋"/>
          <w:szCs w:val="21"/>
        </w:rPr>
      </w:pPr>
    </w:p>
    <w:p w14:paraId="67023D43">
      <w:pPr>
        <w:rPr>
          <w:rFonts w:ascii="微软雅黑" w:hAnsi="微软雅黑" w:eastAsia="微软雅黑" w:cs="仿宋"/>
          <w:szCs w:val="21"/>
        </w:rPr>
      </w:pPr>
    </w:p>
    <w:p w14:paraId="24ECD3AC">
      <w:pPr>
        <w:rPr>
          <w:rFonts w:ascii="微软雅黑" w:hAnsi="微软雅黑" w:eastAsia="微软雅黑" w:cs="仿宋"/>
          <w:szCs w:val="21"/>
        </w:rPr>
      </w:pPr>
    </w:p>
    <w:p w14:paraId="32E8B4BA">
      <w:pPr>
        <w:rPr>
          <w:rFonts w:ascii="微软雅黑" w:hAnsi="微软雅黑" w:eastAsia="微软雅黑" w:cs="仿宋"/>
          <w:szCs w:val="21"/>
        </w:rPr>
      </w:pPr>
    </w:p>
    <w:p w14:paraId="352BDA26">
      <w:pPr>
        <w:rPr>
          <w:rFonts w:ascii="微软雅黑" w:hAnsi="微软雅黑" w:eastAsia="微软雅黑" w:cs="仿宋"/>
          <w:szCs w:val="21"/>
        </w:rPr>
      </w:pPr>
    </w:p>
    <w:p w14:paraId="451155FD">
      <w:pPr>
        <w:rPr>
          <w:rFonts w:ascii="微软雅黑" w:hAnsi="微软雅黑" w:eastAsia="微软雅黑" w:cs="仿宋"/>
          <w:szCs w:val="21"/>
        </w:rPr>
      </w:pPr>
    </w:p>
    <w:p w14:paraId="3D0BD4D7">
      <w:pPr>
        <w:rPr>
          <w:rFonts w:ascii="微软雅黑" w:hAnsi="微软雅黑" w:eastAsia="微软雅黑" w:cs="仿宋"/>
          <w:szCs w:val="21"/>
        </w:rPr>
      </w:pPr>
    </w:p>
    <w:p w14:paraId="0654AEE5">
      <w:pPr>
        <w:rPr>
          <w:rFonts w:ascii="微软雅黑" w:hAnsi="微软雅黑" w:eastAsia="微软雅黑" w:cs="仿宋"/>
          <w:szCs w:val="21"/>
        </w:rPr>
      </w:pPr>
    </w:p>
    <w:p w14:paraId="7EF4DFC8">
      <w:pPr>
        <w:rPr>
          <w:rFonts w:ascii="微软雅黑" w:hAnsi="微软雅黑" w:eastAsia="微软雅黑" w:cs="仿宋"/>
          <w:szCs w:val="21"/>
        </w:rPr>
      </w:pPr>
    </w:p>
    <w:p w14:paraId="54999521">
      <w:pPr>
        <w:rPr>
          <w:rFonts w:hint="eastAsia" w:ascii="微软雅黑" w:hAnsi="微软雅黑" w:eastAsia="微软雅黑" w:cs="仿宋"/>
          <w:szCs w:val="21"/>
        </w:rPr>
      </w:pPr>
      <w:r>
        <w:rPr>
          <w:rFonts w:ascii="微软雅黑" w:hAnsi="微软雅黑" w:eastAsia="微软雅黑" w:cs="仿宋"/>
          <w:szCs w:val="21"/>
        </w:rPr>
        <w:t>附件2</w:t>
      </w:r>
      <w:r>
        <w:rPr>
          <w:rFonts w:hint="eastAsia" w:ascii="微软雅黑" w:hAnsi="微软雅黑" w:eastAsia="微软雅黑" w:cs="仿宋"/>
          <w:szCs w:val="21"/>
        </w:rPr>
        <w:t>—甲方投资清单</w:t>
      </w:r>
    </w:p>
    <w:p w14:paraId="384C0C76">
      <w:pPr>
        <w:rPr>
          <w:rFonts w:hint="eastAsia" w:ascii="微软雅黑" w:hAnsi="微软雅黑" w:eastAsia="微软雅黑" w:cs="仿宋"/>
          <w:b/>
          <w:szCs w:val="21"/>
        </w:rPr>
      </w:pPr>
      <w:r>
        <w:rPr>
          <w:rFonts w:hint="eastAsia" w:ascii="微软雅黑" w:hAnsi="微软雅黑" w:eastAsia="微软雅黑" w:cs="仿宋"/>
          <w:b/>
          <w:szCs w:val="21"/>
        </w:rPr>
        <w:t>一、硬装部分主要完成内容:</w:t>
      </w:r>
    </w:p>
    <w:p w14:paraId="08AB2270">
      <w:pPr>
        <w:rPr>
          <w:rFonts w:hint="eastAsia" w:ascii="微软雅黑" w:hAnsi="微软雅黑" w:eastAsia="微软雅黑" w:cs="仿宋"/>
          <w:szCs w:val="21"/>
        </w:rPr>
      </w:pPr>
      <w:r>
        <w:rPr>
          <w:rFonts w:hint="eastAsia" w:ascii="微软雅黑" w:hAnsi="微软雅黑" w:eastAsia="微软雅黑" w:cs="仿宋"/>
          <w:szCs w:val="21"/>
        </w:rPr>
        <w:t>1、完成室内部分涉及须进行二次装饰的天棚、地坪、墙面工程;</w:t>
      </w:r>
    </w:p>
    <w:p w14:paraId="190BF18F">
      <w:pPr>
        <w:rPr>
          <w:rFonts w:hint="eastAsia" w:ascii="微软雅黑" w:hAnsi="微软雅黑" w:eastAsia="微软雅黑" w:cs="仿宋"/>
          <w:szCs w:val="21"/>
        </w:rPr>
      </w:pPr>
      <w:r>
        <w:rPr>
          <w:rFonts w:hint="eastAsia" w:ascii="微软雅黑" w:hAnsi="微软雅黑" w:eastAsia="微软雅黑" w:cs="仿宋"/>
          <w:szCs w:val="21"/>
        </w:rPr>
        <w:t>2、完成露台、外廊等半户外空间涉及须进行二次装饰的天棚、地坪、面工程:;</w:t>
      </w:r>
    </w:p>
    <w:p w14:paraId="0372366B">
      <w:pPr>
        <w:rPr>
          <w:rFonts w:hint="eastAsia" w:ascii="微软雅黑" w:hAnsi="微软雅黑" w:eastAsia="微软雅黑" w:cs="仿宋"/>
          <w:szCs w:val="21"/>
        </w:rPr>
      </w:pPr>
      <w:r>
        <w:rPr>
          <w:rFonts w:hint="eastAsia" w:ascii="微软雅黑" w:hAnsi="微软雅黑" w:eastAsia="微软雅黑" w:cs="仿宋"/>
          <w:szCs w:val="21"/>
        </w:rPr>
        <w:t>3、完成后勤部分涉及的须进行二次装饰的天棚、地坪、墙面工程;</w:t>
      </w:r>
    </w:p>
    <w:p w14:paraId="1BB0B33F">
      <w:pPr>
        <w:rPr>
          <w:rFonts w:hint="eastAsia" w:ascii="微软雅黑" w:hAnsi="微软雅黑" w:eastAsia="微软雅黑" w:cs="仿宋"/>
          <w:szCs w:val="21"/>
        </w:rPr>
      </w:pPr>
      <w:r>
        <w:rPr>
          <w:rFonts w:hint="eastAsia" w:ascii="微软雅黑" w:hAnsi="微软雅黑" w:eastAsia="微软雅黑" w:cs="仿宋"/>
          <w:szCs w:val="21"/>
        </w:rPr>
        <w:t>4、完成各类室内接待台、装饰性/功能性柜体、室内门/窗、卫生间各类五金、洁具的</w:t>
      </w:r>
    </w:p>
    <w:p w14:paraId="6404A805">
      <w:pPr>
        <w:rPr>
          <w:rFonts w:hint="eastAsia" w:ascii="微软雅黑" w:hAnsi="微软雅黑" w:eastAsia="微软雅黑" w:cs="仿宋"/>
          <w:szCs w:val="21"/>
        </w:rPr>
      </w:pPr>
      <w:r>
        <w:rPr>
          <w:rFonts w:hint="eastAsia" w:ascii="微软雅黑" w:hAnsi="微软雅黑" w:eastAsia="微软雅黑" w:cs="仿宋"/>
          <w:szCs w:val="21"/>
        </w:rPr>
        <w:t>装饰安装工程;</w:t>
      </w:r>
    </w:p>
    <w:p w14:paraId="5B54AE37">
      <w:pPr>
        <w:rPr>
          <w:rFonts w:hint="eastAsia" w:ascii="微软雅黑" w:hAnsi="微软雅黑" w:eastAsia="微软雅黑" w:cs="仿宋"/>
          <w:szCs w:val="21"/>
        </w:rPr>
      </w:pPr>
      <w:r>
        <w:rPr>
          <w:rFonts w:hint="eastAsia" w:ascii="微软雅黑" w:hAnsi="微软雅黑" w:eastAsia="微软雅黑" w:cs="仿宋"/>
          <w:szCs w:val="21"/>
        </w:rPr>
        <w:t>5、完成各类工程灯具的施工安装工程;</w:t>
      </w:r>
    </w:p>
    <w:p w14:paraId="125B7B66">
      <w:pPr>
        <w:rPr>
          <w:rFonts w:hint="eastAsia" w:ascii="微软雅黑" w:hAnsi="微软雅黑" w:eastAsia="微软雅黑" w:cs="仿宋"/>
          <w:szCs w:val="21"/>
        </w:rPr>
      </w:pPr>
      <w:r>
        <w:rPr>
          <w:rFonts w:hint="eastAsia" w:ascii="微软雅黑" w:hAnsi="微软雅黑" w:eastAsia="微软雅黑" w:cs="仿宋"/>
          <w:szCs w:val="21"/>
        </w:rPr>
        <w:t>说明:★、室内部分有:筒灯、射灯、灯带、灯盘、吸顶灯等;</w:t>
      </w:r>
    </w:p>
    <w:p w14:paraId="3F5F8B95">
      <w:pPr>
        <w:rPr>
          <w:rFonts w:hint="eastAsia" w:ascii="微软雅黑" w:hAnsi="微软雅黑" w:eastAsia="微软雅黑" w:cs="仿宋"/>
          <w:szCs w:val="21"/>
        </w:rPr>
      </w:pPr>
      <w:r>
        <w:rPr>
          <w:rFonts w:hint="eastAsia" w:ascii="微软雅黑" w:hAnsi="微软雅黑" w:eastAsia="微软雅黑" w:cs="仿宋"/>
          <w:szCs w:val="21"/>
        </w:rPr>
        <w:t>*、室外部分有:地埋灯、草坪灯、灯带、泛光灯、聚关灯等;</w:t>
      </w:r>
    </w:p>
    <w:p w14:paraId="029F61DF">
      <w:pPr>
        <w:rPr>
          <w:rFonts w:hint="eastAsia" w:ascii="微软雅黑" w:hAnsi="微软雅黑" w:eastAsia="微软雅黑" w:cs="仿宋"/>
          <w:b/>
          <w:szCs w:val="21"/>
        </w:rPr>
      </w:pPr>
      <w:r>
        <w:rPr>
          <w:rFonts w:hint="eastAsia" w:ascii="微软雅黑" w:hAnsi="微软雅黑" w:eastAsia="微软雅黑" w:cs="仿宋"/>
          <w:b/>
          <w:szCs w:val="21"/>
        </w:rPr>
        <w:t>二、软装部分主要完成内容:</w:t>
      </w:r>
    </w:p>
    <w:p w14:paraId="56FA1049">
      <w:pPr>
        <w:rPr>
          <w:rFonts w:hint="eastAsia" w:ascii="微软雅黑" w:hAnsi="微软雅黑" w:eastAsia="微软雅黑" w:cs="仿宋"/>
          <w:szCs w:val="21"/>
        </w:rPr>
      </w:pPr>
      <w:r>
        <w:rPr>
          <w:rFonts w:hint="eastAsia" w:ascii="微软雅黑" w:hAnsi="微软雅黑" w:eastAsia="微软雅黑" w:cs="仿宋"/>
          <w:szCs w:val="21"/>
        </w:rPr>
        <w:t>1、完成主要室内部分、半户外空间涉及的服务性家具;</w:t>
      </w:r>
    </w:p>
    <w:p w14:paraId="7B8AE704">
      <w:pPr>
        <w:rPr>
          <w:rFonts w:hint="eastAsia" w:ascii="微软雅黑" w:hAnsi="微软雅黑" w:eastAsia="微软雅黑" w:cs="仿宋"/>
          <w:szCs w:val="21"/>
        </w:rPr>
      </w:pPr>
      <w:r>
        <w:rPr>
          <w:rFonts w:hint="eastAsia" w:ascii="微软雅黑" w:hAnsi="微软雅黑" w:eastAsia="微软雅黑" w:cs="仿宋"/>
          <w:szCs w:val="21"/>
        </w:rPr>
        <w:t>2、 完成主要空间服务性电器设备</w:t>
      </w:r>
    </w:p>
    <w:p w14:paraId="6586ADD3">
      <w:pPr>
        <w:rPr>
          <w:rFonts w:hint="eastAsia" w:ascii="微软雅黑" w:hAnsi="微软雅黑" w:eastAsia="微软雅黑" w:cs="仿宋"/>
          <w:szCs w:val="21"/>
        </w:rPr>
      </w:pPr>
      <w:r>
        <w:rPr>
          <w:rFonts w:hint="eastAsia" w:ascii="微软雅黑" w:hAnsi="微软雅黑" w:eastAsia="微软雅黑" w:cs="仿宋"/>
          <w:szCs w:val="21"/>
        </w:rPr>
        <w:t>B、室内服务空间:电视、冰箱、智能客控</w:t>
      </w:r>
    </w:p>
    <w:p w14:paraId="16CD4771">
      <w:pPr>
        <w:rPr>
          <w:rFonts w:hint="eastAsia" w:ascii="微软雅黑" w:hAnsi="微软雅黑" w:eastAsia="微软雅黑" w:cs="仿宋"/>
          <w:szCs w:val="21"/>
        </w:rPr>
      </w:pPr>
      <w:r>
        <w:rPr>
          <w:rFonts w:hint="eastAsia" w:ascii="微软雅黑" w:hAnsi="微软雅黑" w:eastAsia="微软雅黑" w:cs="仿宋"/>
          <w:szCs w:val="21"/>
        </w:rPr>
        <w:t>3、完成各类装饰灯具的施工安装工程</w:t>
      </w:r>
    </w:p>
    <w:p w14:paraId="49DA1F29">
      <w:pPr>
        <w:rPr>
          <w:rFonts w:hint="eastAsia" w:ascii="微软雅黑" w:hAnsi="微软雅黑" w:eastAsia="微软雅黑" w:cs="仿宋"/>
          <w:b/>
          <w:szCs w:val="21"/>
        </w:rPr>
      </w:pPr>
      <w:r>
        <w:rPr>
          <w:rFonts w:hint="eastAsia" w:ascii="微软雅黑" w:hAnsi="微软雅黑" w:eastAsia="微软雅黑" w:cs="仿宋"/>
          <w:b/>
          <w:szCs w:val="21"/>
        </w:rPr>
        <w:t>三、安装部分主要完成内容:</w:t>
      </w:r>
    </w:p>
    <w:p w14:paraId="30BD5AF0">
      <w:pPr>
        <w:rPr>
          <w:rFonts w:hint="eastAsia" w:ascii="微软雅黑" w:hAnsi="微软雅黑" w:eastAsia="微软雅黑" w:cs="仿宋"/>
          <w:szCs w:val="21"/>
        </w:rPr>
      </w:pPr>
      <w:r>
        <w:rPr>
          <w:rFonts w:hint="eastAsia" w:ascii="微软雅黑" w:hAnsi="微软雅黑" w:eastAsia="微软雅黑" w:cs="仿宋"/>
          <w:szCs w:val="21"/>
        </w:rPr>
        <w:t>1、根据二次精装设计完成室内外涉及的消防工程;</w:t>
      </w:r>
    </w:p>
    <w:p w14:paraId="54F9714E">
      <w:pPr>
        <w:rPr>
          <w:rFonts w:hint="eastAsia" w:ascii="微软雅黑" w:hAnsi="微软雅黑" w:eastAsia="微软雅黑" w:cs="仿宋"/>
          <w:szCs w:val="21"/>
        </w:rPr>
      </w:pPr>
      <w:r>
        <w:rPr>
          <w:rFonts w:hint="eastAsia" w:ascii="微软雅黑" w:hAnsi="微软雅黑" w:eastAsia="微软雅黑" w:cs="仿宋"/>
          <w:szCs w:val="21"/>
        </w:rPr>
        <w:t>2、根据二次精装设计完成室内中央空调工程;</w:t>
      </w:r>
    </w:p>
    <w:p w14:paraId="476DED72">
      <w:pPr>
        <w:rPr>
          <w:rFonts w:hint="eastAsia" w:ascii="微软雅黑" w:hAnsi="微软雅黑" w:eastAsia="微软雅黑" w:cs="仿宋"/>
          <w:szCs w:val="21"/>
        </w:rPr>
      </w:pPr>
      <w:r>
        <w:rPr>
          <w:rFonts w:ascii="微软雅黑" w:hAnsi="微软雅黑" w:eastAsia="微软雅黑" w:cs="仿宋"/>
          <w:szCs w:val="21"/>
        </w:rPr>
        <w:t>3</w:t>
      </w:r>
      <w:r>
        <w:rPr>
          <w:rFonts w:hint="eastAsia" w:ascii="微软雅黑" w:hAnsi="微软雅黑" w:eastAsia="微软雅黑" w:cs="仿宋"/>
          <w:szCs w:val="21"/>
        </w:rPr>
        <w:t>、根据二次精装设计完成室内强、弱电工程;</w:t>
      </w:r>
    </w:p>
    <w:p w14:paraId="2F5C11CF">
      <w:pPr>
        <w:rPr>
          <w:rFonts w:hint="eastAsia" w:ascii="微软雅黑" w:hAnsi="微软雅黑" w:eastAsia="微软雅黑" w:cs="仿宋"/>
          <w:szCs w:val="21"/>
        </w:rPr>
      </w:pPr>
      <w:r>
        <w:rPr>
          <w:rFonts w:ascii="微软雅黑" w:hAnsi="微软雅黑" w:eastAsia="微软雅黑" w:cs="仿宋"/>
          <w:szCs w:val="21"/>
        </w:rPr>
        <w:t>4</w:t>
      </w:r>
      <w:r>
        <w:rPr>
          <w:rFonts w:hint="eastAsia" w:ascii="微软雅黑" w:hAnsi="微软雅黑" w:eastAsia="微软雅黑" w:cs="仿宋"/>
          <w:szCs w:val="21"/>
        </w:rPr>
        <w:t>、根据二次精装设计完成室内给排水工程;</w:t>
      </w:r>
    </w:p>
    <w:p w14:paraId="69408852">
      <w:pPr>
        <w:rPr>
          <w:rFonts w:ascii="微软雅黑" w:hAnsi="微软雅黑" w:eastAsia="微软雅黑" w:cs="仿宋"/>
          <w:szCs w:val="21"/>
        </w:rPr>
      </w:pPr>
      <w:r>
        <w:rPr>
          <w:rFonts w:ascii="微软雅黑" w:hAnsi="微软雅黑" w:eastAsia="微软雅黑" w:cs="仿宋"/>
          <w:szCs w:val="21"/>
        </w:rPr>
        <w:t>5</w:t>
      </w:r>
      <w:r>
        <w:rPr>
          <w:rFonts w:hint="eastAsia" w:ascii="微软雅黑" w:hAnsi="微软雅黑" w:eastAsia="微软雅黑" w:cs="仿宋"/>
          <w:szCs w:val="21"/>
        </w:rPr>
        <w:t>、根据厨房二次设计完成厨房通风、防排烟工程及厨房设备(不可移动厨房设备)。</w:t>
      </w:r>
    </w:p>
    <w:p w14:paraId="61F5C1AA">
      <w:pPr>
        <w:rPr>
          <w:rFonts w:ascii="微软雅黑" w:hAnsi="微软雅黑" w:eastAsia="微软雅黑" w:cs="仿宋"/>
          <w:szCs w:val="21"/>
        </w:rPr>
      </w:pPr>
    </w:p>
    <w:p w14:paraId="539BF3E2">
      <w:pPr>
        <w:rPr>
          <w:rFonts w:hint="eastAsia" w:ascii="微软雅黑" w:hAnsi="微软雅黑" w:eastAsia="微软雅黑" w:cs="仿宋"/>
          <w:b/>
          <w:szCs w:val="21"/>
        </w:rPr>
      </w:pPr>
      <w:r>
        <w:rPr>
          <w:rFonts w:hint="eastAsia" w:ascii="微软雅黑" w:hAnsi="微软雅黑" w:eastAsia="微软雅黑" w:cs="仿宋"/>
          <w:b/>
          <w:szCs w:val="21"/>
        </w:rPr>
        <w:t>四、开办物资内容（仅做预估，具体以实际发生为准）</w:t>
      </w:r>
    </w:p>
    <w:p w14:paraId="50835BF0">
      <w:pPr>
        <w:rPr>
          <w:rFonts w:ascii="微软雅黑" w:hAnsi="微软雅黑" w:eastAsia="微软雅黑" w:cs="仿宋"/>
          <w:szCs w:val="21"/>
        </w:rPr>
      </w:pPr>
      <w:r>
        <w:drawing>
          <wp:anchor distT="0" distB="0" distL="114300" distR="114300" simplePos="0" relativeHeight="251660288" behindDoc="0" locked="0" layoutInCell="1" allowOverlap="1">
            <wp:simplePos x="0" y="0"/>
            <wp:positionH relativeFrom="margin">
              <wp:posOffset>2835275</wp:posOffset>
            </wp:positionH>
            <wp:positionV relativeFrom="margin">
              <wp:posOffset>531495</wp:posOffset>
            </wp:positionV>
            <wp:extent cx="2442210" cy="2538095"/>
            <wp:effectExtent l="0" t="0" r="8890" b="1905"/>
            <wp:wrapSquare wrapText="bothSides"/>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3"/>
                    <a:stretch>
                      <a:fillRect/>
                    </a:stretch>
                  </pic:blipFill>
                  <pic:spPr>
                    <a:xfrm>
                      <a:off x="0" y="0"/>
                      <a:ext cx="2442210" cy="253809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posOffset>-1905</wp:posOffset>
            </wp:positionH>
            <wp:positionV relativeFrom="margin">
              <wp:posOffset>531495</wp:posOffset>
            </wp:positionV>
            <wp:extent cx="2632075" cy="2625725"/>
            <wp:effectExtent l="0" t="0" r="9525" b="317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2632075" cy="2625725"/>
                    </a:xfrm>
                    <a:prstGeom prst="rect">
                      <a:avLst/>
                    </a:prstGeom>
                    <a:noFill/>
                    <a:ln>
                      <a:noFill/>
                    </a:ln>
                  </pic:spPr>
                </pic:pic>
              </a:graphicData>
            </a:graphic>
          </wp:anchor>
        </w:drawing>
      </w:r>
    </w:p>
    <w:p w14:paraId="74AFA3B1">
      <w:pPr>
        <w:rPr>
          <w:rFonts w:hint="eastAsia" w:ascii="微软雅黑" w:hAnsi="微软雅黑" w:eastAsia="微软雅黑" w:cs="仿宋"/>
          <w:szCs w:val="21"/>
        </w:rPr>
      </w:pPr>
      <w:r>
        <w:rPr>
          <w:rFonts w:ascii="微软雅黑" w:hAnsi="微软雅黑" w:eastAsia="微软雅黑" w:cs="仿宋"/>
          <w:szCs w:val="21"/>
        </w:rPr>
        <w:t>具体包括</w:t>
      </w:r>
      <w:r>
        <w:rPr>
          <w:rFonts w:hint="eastAsia" w:ascii="微软雅黑" w:hAnsi="微软雅黑" w:eastAsia="微软雅黑" w:cs="仿宋"/>
          <w:szCs w:val="21"/>
        </w:rPr>
        <w:t>L</w:t>
      </w:r>
      <w:r>
        <w:rPr>
          <w:rFonts w:ascii="微软雅黑" w:hAnsi="微软雅黑" w:eastAsia="微软雅黑" w:cs="仿宋"/>
          <w:szCs w:val="21"/>
        </w:rPr>
        <w:t>1L2及户外露营火锅的全部后厨杂件</w:t>
      </w:r>
      <w:r>
        <w:rPr>
          <w:rFonts w:hint="eastAsia" w:ascii="微软雅黑" w:hAnsi="微软雅黑" w:eastAsia="微软雅黑" w:cs="仿宋"/>
          <w:szCs w:val="21"/>
        </w:rPr>
        <w:t>、</w:t>
      </w:r>
      <w:r>
        <w:rPr>
          <w:rFonts w:ascii="微软雅黑" w:hAnsi="微软雅黑" w:eastAsia="微软雅黑" w:cs="仿宋"/>
          <w:szCs w:val="21"/>
        </w:rPr>
        <w:t>后厨设备</w:t>
      </w:r>
      <w:r>
        <w:rPr>
          <w:rFonts w:hint="eastAsia" w:ascii="微软雅黑" w:hAnsi="微软雅黑" w:eastAsia="微软雅黑" w:cs="仿宋"/>
          <w:szCs w:val="21"/>
        </w:rPr>
        <w:t>、</w:t>
      </w:r>
      <w:r>
        <w:rPr>
          <w:rFonts w:ascii="微软雅黑" w:hAnsi="微软雅黑" w:eastAsia="微软雅黑" w:cs="仿宋"/>
          <w:szCs w:val="21"/>
        </w:rPr>
        <w:t>前厅餐具及用具</w:t>
      </w:r>
      <w:r>
        <w:rPr>
          <w:rFonts w:hint="eastAsia" w:ascii="微软雅黑" w:hAnsi="微软雅黑" w:eastAsia="微软雅黑" w:cs="仿宋"/>
          <w:szCs w:val="21"/>
        </w:rPr>
        <w:t>、</w:t>
      </w:r>
      <w:r>
        <w:rPr>
          <w:rFonts w:ascii="微软雅黑" w:hAnsi="微软雅黑" w:eastAsia="微软雅黑" w:cs="仿宋"/>
          <w:szCs w:val="21"/>
        </w:rPr>
        <w:t>后厨餐具</w:t>
      </w:r>
      <w:r>
        <w:rPr>
          <w:rFonts w:hint="eastAsia" w:ascii="微软雅黑" w:hAnsi="微软雅黑" w:eastAsia="微软雅黑" w:cs="仿宋"/>
          <w:szCs w:val="21"/>
        </w:rPr>
        <w:t>、</w:t>
      </w:r>
      <w:r>
        <w:rPr>
          <w:rFonts w:ascii="微软雅黑" w:hAnsi="微软雅黑" w:eastAsia="微软雅黑" w:cs="仿宋"/>
          <w:szCs w:val="21"/>
        </w:rPr>
        <w:t>收银系统等全部开办项</w:t>
      </w:r>
    </w:p>
    <w:p w14:paraId="7B1F0A1B">
      <w:pPr>
        <w:rPr>
          <w:rFonts w:ascii="微软雅黑" w:hAnsi="微软雅黑" w:eastAsia="微软雅黑" w:cs="仿宋"/>
          <w:szCs w:val="21"/>
        </w:rPr>
      </w:pPr>
      <w:r>
        <w:drawing>
          <wp:anchor distT="0" distB="0" distL="114300" distR="114300" simplePos="0" relativeHeight="251661312" behindDoc="0" locked="0" layoutInCell="1" allowOverlap="1">
            <wp:simplePos x="0" y="0"/>
            <wp:positionH relativeFrom="margin">
              <wp:posOffset>27305</wp:posOffset>
            </wp:positionH>
            <wp:positionV relativeFrom="margin">
              <wp:posOffset>4590415</wp:posOffset>
            </wp:positionV>
            <wp:extent cx="3291205" cy="1102995"/>
            <wp:effectExtent l="0" t="0" r="10795" b="1905"/>
            <wp:wrapSquare wrapText="bothSides"/>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15"/>
                    <a:stretch>
                      <a:fillRect/>
                    </a:stretch>
                  </pic:blipFill>
                  <pic:spPr>
                    <a:xfrm>
                      <a:off x="0" y="0"/>
                      <a:ext cx="3291205" cy="1102995"/>
                    </a:xfrm>
                    <a:prstGeom prst="rect">
                      <a:avLst/>
                    </a:prstGeom>
                    <a:noFill/>
                    <a:ln>
                      <a:noFill/>
                    </a:ln>
                  </pic:spPr>
                </pic:pic>
              </a:graphicData>
            </a:graphic>
          </wp:anchor>
        </w:drawing>
      </w:r>
    </w:p>
    <w:p w14:paraId="365F4429">
      <w:pPr>
        <w:rPr>
          <w:rFonts w:ascii="微软雅黑" w:hAnsi="微软雅黑" w:eastAsia="微软雅黑" w:cs="仿宋"/>
          <w:szCs w:val="21"/>
        </w:rPr>
      </w:pPr>
    </w:p>
    <w:p w14:paraId="6890A076">
      <w:pPr>
        <w:rPr>
          <w:rFonts w:ascii="微软雅黑" w:hAnsi="微软雅黑" w:eastAsia="微软雅黑" w:cs="仿宋"/>
          <w:szCs w:val="21"/>
        </w:rPr>
      </w:pPr>
    </w:p>
    <w:p w14:paraId="61185643">
      <w:pPr>
        <w:rPr>
          <w:rFonts w:ascii="微软雅黑" w:hAnsi="微软雅黑" w:eastAsia="微软雅黑" w:cs="仿宋"/>
          <w:szCs w:val="21"/>
        </w:rPr>
      </w:pPr>
    </w:p>
    <w:p w14:paraId="14A905AB">
      <w:pPr>
        <w:rPr>
          <w:rFonts w:ascii="微软雅黑" w:hAnsi="微软雅黑" w:eastAsia="微软雅黑" w:cs="仿宋"/>
          <w:szCs w:val="21"/>
        </w:rPr>
      </w:pPr>
    </w:p>
    <w:p w14:paraId="617BD422">
      <w:pPr>
        <w:rPr>
          <w:rFonts w:ascii="微软雅黑" w:hAnsi="微软雅黑" w:eastAsia="微软雅黑" w:cs="仿宋"/>
          <w:szCs w:val="21"/>
        </w:rPr>
      </w:pPr>
    </w:p>
    <w:p w14:paraId="2AA11B99">
      <w:pPr>
        <w:rPr>
          <w:rFonts w:ascii="微软雅黑" w:hAnsi="微软雅黑" w:eastAsia="微软雅黑" w:cs="仿宋"/>
          <w:szCs w:val="21"/>
        </w:rPr>
      </w:pPr>
    </w:p>
    <w:p w14:paraId="5367D137">
      <w:pPr>
        <w:rPr>
          <w:rFonts w:ascii="微软雅黑" w:hAnsi="微软雅黑" w:eastAsia="微软雅黑" w:cs="仿宋"/>
          <w:szCs w:val="21"/>
        </w:rPr>
      </w:pPr>
    </w:p>
    <w:p w14:paraId="017EE45A">
      <w:pPr>
        <w:rPr>
          <w:rFonts w:ascii="微软雅黑" w:hAnsi="微软雅黑" w:eastAsia="微软雅黑" w:cs="仿宋"/>
          <w:szCs w:val="21"/>
        </w:rPr>
      </w:pPr>
    </w:p>
    <w:p w14:paraId="01CB5E00">
      <w:pPr>
        <w:rPr>
          <w:rFonts w:ascii="微软雅黑" w:hAnsi="微软雅黑" w:eastAsia="微软雅黑" w:cs="仿宋"/>
          <w:szCs w:val="21"/>
        </w:rPr>
      </w:pPr>
    </w:p>
    <w:p w14:paraId="539892A5">
      <w:pPr>
        <w:rPr>
          <w:rFonts w:hint="eastAsia" w:ascii="微软雅黑" w:hAnsi="微软雅黑" w:eastAsia="微软雅黑" w:cs="仿宋"/>
          <w:szCs w:val="21"/>
        </w:rPr>
      </w:pPr>
    </w:p>
    <w:p w14:paraId="56BD1DC1">
      <w:pPr>
        <w:rPr>
          <w:rFonts w:hint="eastAsia" w:ascii="微软雅黑" w:hAnsi="微软雅黑" w:eastAsia="微软雅黑" w:cs="仿宋"/>
          <w:szCs w:val="21"/>
        </w:rPr>
      </w:pPr>
      <w:r>
        <w:drawing>
          <wp:anchor distT="0" distB="0" distL="114300" distR="114300" simplePos="0" relativeHeight="251669504" behindDoc="0" locked="0" layoutInCell="1" allowOverlap="1">
            <wp:simplePos x="0" y="0"/>
            <wp:positionH relativeFrom="margin">
              <wp:posOffset>3071495</wp:posOffset>
            </wp:positionH>
            <wp:positionV relativeFrom="margin">
              <wp:posOffset>5902960</wp:posOffset>
            </wp:positionV>
            <wp:extent cx="2559685" cy="1440180"/>
            <wp:effectExtent l="0" t="0" r="5715" b="7620"/>
            <wp:wrapSquare wrapText="bothSides"/>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2559685" cy="1440180"/>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margin">
              <wp:posOffset>3016250</wp:posOffset>
            </wp:positionH>
            <wp:positionV relativeFrom="margin">
              <wp:posOffset>4280535</wp:posOffset>
            </wp:positionV>
            <wp:extent cx="2680335" cy="1485265"/>
            <wp:effectExtent l="0" t="0" r="12065" b="635"/>
            <wp:wrapSquare wrapText="bothSides"/>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7"/>
                    <a:stretch>
                      <a:fillRect/>
                    </a:stretch>
                  </pic:blipFill>
                  <pic:spPr>
                    <a:xfrm>
                      <a:off x="0" y="0"/>
                      <a:ext cx="2680335" cy="1485265"/>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margin">
              <wp:posOffset>2920365</wp:posOffset>
            </wp:positionH>
            <wp:positionV relativeFrom="margin">
              <wp:posOffset>2448560</wp:posOffset>
            </wp:positionV>
            <wp:extent cx="2802255" cy="1552575"/>
            <wp:effectExtent l="0" t="0" r="4445" b="9525"/>
            <wp:wrapSquare wrapText="bothSides"/>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18"/>
                    <a:stretch>
                      <a:fillRect/>
                    </a:stretch>
                  </pic:blipFill>
                  <pic:spPr>
                    <a:xfrm>
                      <a:off x="0" y="0"/>
                      <a:ext cx="2802255" cy="1552575"/>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margin">
              <wp:posOffset>-12065</wp:posOffset>
            </wp:positionH>
            <wp:positionV relativeFrom="margin">
              <wp:posOffset>2448560</wp:posOffset>
            </wp:positionV>
            <wp:extent cx="2811780" cy="1570355"/>
            <wp:effectExtent l="0" t="0" r="7620" b="4445"/>
            <wp:wrapSquare wrapText="bothSides"/>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pic:cNvPicPr>
                  </pic:nvPicPr>
                  <pic:blipFill>
                    <a:blip r:embed="rId19"/>
                    <a:stretch>
                      <a:fillRect/>
                    </a:stretch>
                  </pic:blipFill>
                  <pic:spPr>
                    <a:xfrm>
                      <a:off x="0" y="0"/>
                      <a:ext cx="2811780" cy="157035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margin">
              <wp:posOffset>2837815</wp:posOffset>
            </wp:positionH>
            <wp:positionV relativeFrom="margin">
              <wp:posOffset>641985</wp:posOffset>
            </wp:positionV>
            <wp:extent cx="2884805" cy="1628775"/>
            <wp:effectExtent l="0" t="0" r="10795" b="9525"/>
            <wp:wrapSquare wrapText="bothSides"/>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20"/>
                    <a:stretch>
                      <a:fillRect/>
                    </a:stretch>
                  </pic:blipFill>
                  <pic:spPr>
                    <a:xfrm>
                      <a:off x="0" y="0"/>
                      <a:ext cx="2884805" cy="1628775"/>
                    </a:xfrm>
                    <a:prstGeom prst="rect">
                      <a:avLst/>
                    </a:prstGeom>
                    <a:noFill/>
                    <a:ln>
                      <a:noFill/>
                    </a:ln>
                  </pic:spPr>
                </pic:pic>
              </a:graphicData>
            </a:graphic>
          </wp:anchor>
        </w:drawing>
      </w:r>
      <w:r>
        <w:rPr>
          <w:rFonts w:ascii="微软雅黑" w:hAnsi="微软雅黑" w:eastAsia="微软雅黑" w:cs="仿宋"/>
          <w:szCs w:val="21"/>
        </w:rPr>
        <w:t>附件3</w:t>
      </w:r>
      <w:r>
        <w:rPr>
          <w:rFonts w:hint="eastAsia" w:ascii="微软雅黑" w:hAnsi="微软雅黑" w:eastAsia="微软雅黑" w:cs="仿宋"/>
          <w:szCs w:val="21"/>
        </w:rPr>
        <w:t>—设计方案</w:t>
      </w:r>
    </w:p>
    <w:p w14:paraId="7D077301">
      <w:pPr>
        <w:rPr>
          <w:rFonts w:ascii="微软雅黑" w:hAnsi="微软雅黑" w:eastAsia="微软雅黑" w:cs="仿宋"/>
          <w:szCs w:val="21"/>
        </w:rPr>
      </w:pPr>
      <w:r>
        <w:drawing>
          <wp:anchor distT="0" distB="0" distL="114300" distR="114300" simplePos="0" relativeHeight="251668480" behindDoc="0" locked="0" layoutInCell="1" allowOverlap="1">
            <wp:simplePos x="0" y="0"/>
            <wp:positionH relativeFrom="margin">
              <wp:posOffset>6350</wp:posOffset>
            </wp:positionH>
            <wp:positionV relativeFrom="margin">
              <wp:posOffset>5859145</wp:posOffset>
            </wp:positionV>
            <wp:extent cx="2944495" cy="1584960"/>
            <wp:effectExtent l="0" t="0" r="1905" b="2540"/>
            <wp:wrapSquare wrapText="bothSides"/>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21"/>
                    <a:stretch>
                      <a:fillRect/>
                    </a:stretch>
                  </pic:blipFill>
                  <pic:spPr>
                    <a:xfrm>
                      <a:off x="0" y="0"/>
                      <a:ext cx="2944495" cy="1584960"/>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margin">
              <wp:posOffset>6350</wp:posOffset>
            </wp:positionH>
            <wp:positionV relativeFrom="margin">
              <wp:posOffset>4204335</wp:posOffset>
            </wp:positionV>
            <wp:extent cx="2864485" cy="1612265"/>
            <wp:effectExtent l="0" t="0" r="5715" b="635"/>
            <wp:wrapSquare wrapText="bothSides"/>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22"/>
                    <a:stretch>
                      <a:fillRect/>
                    </a:stretch>
                  </pic:blipFill>
                  <pic:spPr>
                    <a:xfrm>
                      <a:off x="0" y="0"/>
                      <a:ext cx="2864485" cy="161226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margin">
              <wp:posOffset>6350</wp:posOffset>
            </wp:positionH>
            <wp:positionV relativeFrom="margin">
              <wp:posOffset>661670</wp:posOffset>
            </wp:positionV>
            <wp:extent cx="2793365" cy="1565910"/>
            <wp:effectExtent l="0" t="0" r="635" b="8890"/>
            <wp:wrapSquare wrapText="bothSides"/>
            <wp:docPr id="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pic:cNvPicPr>
                      <a:picLocks noChangeAspect="1"/>
                    </pic:cNvPicPr>
                  </pic:nvPicPr>
                  <pic:blipFill>
                    <a:blip r:embed="rId23"/>
                    <a:stretch>
                      <a:fillRect/>
                    </a:stretch>
                  </pic:blipFill>
                  <pic:spPr>
                    <a:xfrm>
                      <a:off x="0" y="0"/>
                      <a:ext cx="2793365" cy="1565910"/>
                    </a:xfrm>
                    <a:prstGeom prst="rect">
                      <a:avLst/>
                    </a:prstGeom>
                    <a:noFill/>
                    <a:ln>
                      <a:noFill/>
                    </a:ln>
                  </pic:spPr>
                </pic:pic>
              </a:graphicData>
            </a:graphic>
          </wp:anchor>
        </w:drawing>
      </w:r>
    </w:p>
    <w:p w14:paraId="0EB13E8C">
      <w:pPr>
        <w:rPr>
          <w:rFonts w:hint="eastAsia" w:ascii="微软雅黑" w:hAnsi="微软雅黑" w:eastAsia="微软雅黑" w:cs="仿宋"/>
          <w:szCs w:val="21"/>
        </w:rPr>
      </w:pPr>
    </w:p>
    <w:p w14:paraId="206E2BA2">
      <w:pPr>
        <w:rPr>
          <w:rFonts w:ascii="微软雅黑" w:hAnsi="微软雅黑" w:eastAsia="微软雅黑" w:cs="仿宋"/>
          <w:szCs w:val="21"/>
        </w:rPr>
      </w:pPr>
    </w:p>
    <w:p w14:paraId="616C32B6">
      <w:pPr>
        <w:rPr>
          <w:rFonts w:hint="eastAsia" w:ascii="微软雅黑" w:hAnsi="微软雅黑" w:eastAsia="微软雅黑" w:cs="仿宋"/>
          <w:szCs w:val="21"/>
        </w:rPr>
      </w:pPr>
      <w:r>
        <w:rPr>
          <w:rFonts w:ascii="微软雅黑" w:hAnsi="微软雅黑" w:eastAsia="微软雅黑" w:cs="仿宋"/>
          <w:szCs w:val="21"/>
        </w:rPr>
        <w:t>附件4</w:t>
      </w:r>
      <w:r>
        <w:rPr>
          <w:rFonts w:hint="eastAsia" w:ascii="微软雅黑" w:hAnsi="微软雅黑" w:eastAsia="微软雅黑" w:cs="仿宋"/>
          <w:szCs w:val="21"/>
        </w:rPr>
        <w:t>—房屋交接单</w:t>
      </w:r>
    </w:p>
    <w:p w14:paraId="7B3E19B2">
      <w:pPr>
        <w:jc w:val="center"/>
        <w:rPr>
          <w:rFonts w:ascii="微软雅黑" w:hAnsi="微软雅黑" w:eastAsia="微软雅黑"/>
          <w:b/>
          <w:bCs/>
          <w:sz w:val="36"/>
          <w:szCs w:val="44"/>
        </w:rPr>
      </w:pPr>
      <w:r>
        <w:rPr>
          <w:rFonts w:hint="eastAsia" w:ascii="微软雅黑" w:hAnsi="微软雅黑" w:eastAsia="微软雅黑"/>
          <w:b/>
          <w:bCs/>
          <w:sz w:val="36"/>
          <w:szCs w:val="44"/>
        </w:rPr>
        <w:t>房屋及公用设施等移交验收交接表</w:t>
      </w:r>
    </w:p>
    <w:p w14:paraId="29ECBD95">
      <w:pPr>
        <w:ind w:firstLine="440" w:firstLineChars="200"/>
        <w:rPr>
          <w:rFonts w:ascii="微软雅黑" w:hAnsi="微软雅黑" w:eastAsia="微软雅黑"/>
          <w:b/>
          <w:sz w:val="22"/>
          <w:szCs w:val="32"/>
        </w:rPr>
      </w:pPr>
      <w:r>
        <w:rPr>
          <w:rFonts w:hint="eastAsia" w:ascii="微软雅黑" w:hAnsi="微软雅黑" w:eastAsia="微软雅黑"/>
          <w:b/>
          <w:sz w:val="22"/>
          <w:szCs w:val="32"/>
        </w:rPr>
        <w:t>租赁房屋（名称、面积）：</w:t>
      </w:r>
    </w:p>
    <w:p w14:paraId="28FE5152">
      <w:pPr>
        <w:ind w:firstLine="440" w:firstLineChars="200"/>
        <w:rPr>
          <w:rFonts w:ascii="微软雅黑" w:hAnsi="微软雅黑" w:eastAsia="微软雅黑"/>
          <w:b/>
          <w:sz w:val="22"/>
          <w:szCs w:val="32"/>
        </w:rPr>
      </w:pPr>
      <w:r>
        <w:rPr>
          <w:rFonts w:hint="eastAsia" w:ascii="微软雅黑" w:hAnsi="微软雅黑" w:eastAsia="微软雅黑"/>
          <w:b/>
          <w:sz w:val="22"/>
          <w:szCs w:val="32"/>
        </w:rPr>
        <w:t>租户名称：</w:t>
      </w:r>
    </w:p>
    <w:tbl>
      <w:tblPr>
        <w:tblStyle w:val="1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6"/>
        <w:gridCol w:w="2183"/>
        <w:gridCol w:w="1602"/>
        <w:gridCol w:w="1309"/>
        <w:gridCol w:w="1144"/>
        <w:gridCol w:w="1558"/>
      </w:tblGrid>
      <w:tr w14:paraId="13423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7" w:hRule="atLeast"/>
          <w:jc w:val="center"/>
        </w:trPr>
        <w:tc>
          <w:tcPr>
            <w:tcW w:w="426" w:type="pct"/>
            <w:noWrap w:val="0"/>
            <w:vAlign w:val="center"/>
          </w:tcPr>
          <w:p w14:paraId="4350D93F">
            <w:pPr>
              <w:tabs>
                <w:tab w:val="left" w:pos="851"/>
              </w:tabs>
              <w:jc w:val="center"/>
              <w:rPr>
                <w:rFonts w:ascii="微软雅黑" w:hAnsi="微软雅黑" w:eastAsia="微软雅黑" w:cs="Arial"/>
                <w:b/>
                <w:sz w:val="22"/>
              </w:rPr>
            </w:pPr>
            <w:r>
              <w:rPr>
                <w:rFonts w:hint="eastAsia" w:ascii="微软雅黑" w:hAnsi="微软雅黑" w:eastAsia="微软雅黑" w:cs="Arial"/>
                <w:b/>
                <w:sz w:val="22"/>
              </w:rPr>
              <w:t>序号</w:t>
            </w:r>
          </w:p>
        </w:tc>
        <w:tc>
          <w:tcPr>
            <w:tcW w:w="1281" w:type="pct"/>
            <w:noWrap w:val="0"/>
            <w:vAlign w:val="center"/>
          </w:tcPr>
          <w:p w14:paraId="1CCCEB91">
            <w:pPr>
              <w:tabs>
                <w:tab w:val="left" w:pos="851"/>
              </w:tabs>
              <w:jc w:val="center"/>
              <w:rPr>
                <w:rFonts w:ascii="微软雅黑" w:hAnsi="微软雅黑" w:eastAsia="微软雅黑" w:cs="Arial"/>
                <w:b/>
                <w:sz w:val="22"/>
              </w:rPr>
            </w:pPr>
            <w:r>
              <w:rPr>
                <w:rFonts w:hint="eastAsia" w:ascii="微软雅黑" w:hAnsi="微软雅黑" w:eastAsia="微软雅黑" w:cs="Arial"/>
                <w:b/>
                <w:sz w:val="22"/>
              </w:rPr>
              <w:t>物品</w:t>
            </w:r>
          </w:p>
        </w:tc>
        <w:tc>
          <w:tcPr>
            <w:tcW w:w="940" w:type="pct"/>
            <w:noWrap w:val="0"/>
            <w:vAlign w:val="center"/>
          </w:tcPr>
          <w:p w14:paraId="12455CAD">
            <w:pPr>
              <w:tabs>
                <w:tab w:val="left" w:pos="851"/>
              </w:tabs>
              <w:jc w:val="center"/>
              <w:rPr>
                <w:rFonts w:ascii="微软雅黑" w:hAnsi="微软雅黑" w:eastAsia="微软雅黑" w:cs="Arial"/>
                <w:b/>
                <w:sz w:val="22"/>
              </w:rPr>
            </w:pPr>
            <w:r>
              <w:rPr>
                <w:rFonts w:ascii="微软雅黑" w:hAnsi="微软雅黑" w:eastAsia="微软雅黑" w:cs="Arial"/>
                <w:b/>
                <w:sz w:val="22"/>
              </w:rPr>
              <w:t>品牌</w:t>
            </w:r>
          </w:p>
        </w:tc>
        <w:tc>
          <w:tcPr>
            <w:tcW w:w="768" w:type="pct"/>
            <w:noWrap w:val="0"/>
            <w:vAlign w:val="center"/>
          </w:tcPr>
          <w:p w14:paraId="70CE14D9">
            <w:pPr>
              <w:tabs>
                <w:tab w:val="left" w:pos="851"/>
              </w:tabs>
              <w:jc w:val="center"/>
              <w:rPr>
                <w:rFonts w:ascii="微软雅黑" w:hAnsi="微软雅黑" w:eastAsia="微软雅黑" w:cs="Arial"/>
                <w:b/>
                <w:sz w:val="22"/>
              </w:rPr>
            </w:pPr>
            <w:r>
              <w:rPr>
                <w:rFonts w:ascii="微软雅黑" w:hAnsi="微软雅黑" w:eastAsia="微软雅黑" w:cs="Arial"/>
                <w:b/>
                <w:sz w:val="22"/>
              </w:rPr>
              <w:t>规格</w:t>
            </w:r>
          </w:p>
        </w:tc>
        <w:tc>
          <w:tcPr>
            <w:tcW w:w="671" w:type="pct"/>
            <w:noWrap w:val="0"/>
            <w:vAlign w:val="center"/>
          </w:tcPr>
          <w:p w14:paraId="6E8E8FEF">
            <w:pPr>
              <w:tabs>
                <w:tab w:val="left" w:pos="851"/>
              </w:tabs>
              <w:jc w:val="center"/>
              <w:rPr>
                <w:rFonts w:ascii="微软雅黑" w:hAnsi="微软雅黑" w:eastAsia="微软雅黑" w:cs="Arial"/>
                <w:b/>
                <w:sz w:val="22"/>
              </w:rPr>
            </w:pPr>
            <w:r>
              <w:rPr>
                <w:rFonts w:ascii="微软雅黑" w:hAnsi="微软雅黑" w:eastAsia="微软雅黑" w:cs="Arial"/>
                <w:b/>
                <w:sz w:val="22"/>
              </w:rPr>
              <w:t>数量</w:t>
            </w:r>
          </w:p>
        </w:tc>
        <w:tc>
          <w:tcPr>
            <w:tcW w:w="915" w:type="pct"/>
            <w:noWrap w:val="0"/>
            <w:vAlign w:val="center"/>
          </w:tcPr>
          <w:p w14:paraId="7798C8F1">
            <w:pPr>
              <w:tabs>
                <w:tab w:val="left" w:pos="851"/>
              </w:tabs>
              <w:jc w:val="center"/>
              <w:rPr>
                <w:rFonts w:ascii="微软雅黑" w:hAnsi="微软雅黑" w:eastAsia="微软雅黑" w:cs="Arial"/>
                <w:b/>
                <w:sz w:val="22"/>
              </w:rPr>
            </w:pPr>
            <w:r>
              <w:rPr>
                <w:rFonts w:ascii="微软雅黑" w:hAnsi="微软雅黑" w:eastAsia="微软雅黑" w:cs="Arial"/>
                <w:b/>
                <w:sz w:val="22"/>
              </w:rPr>
              <w:t>备注</w:t>
            </w:r>
          </w:p>
        </w:tc>
      </w:tr>
      <w:tr w14:paraId="2C0B7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426" w:type="pct"/>
            <w:noWrap w:val="0"/>
            <w:vAlign w:val="top"/>
          </w:tcPr>
          <w:p w14:paraId="400B78FC">
            <w:pPr>
              <w:tabs>
                <w:tab w:val="left" w:pos="454"/>
              </w:tabs>
              <w:jc w:val="center"/>
              <w:rPr>
                <w:rFonts w:ascii="微软雅黑" w:hAnsi="微软雅黑" w:eastAsia="微软雅黑" w:cs="Arial"/>
                <w:sz w:val="22"/>
              </w:rPr>
            </w:pPr>
            <w:r>
              <w:rPr>
                <w:rFonts w:ascii="微软雅黑" w:hAnsi="微软雅黑" w:eastAsia="微软雅黑" w:cs="Arial"/>
                <w:sz w:val="22"/>
              </w:rPr>
              <w:t>1</w:t>
            </w:r>
          </w:p>
        </w:tc>
        <w:tc>
          <w:tcPr>
            <w:tcW w:w="1281" w:type="pct"/>
            <w:noWrap w:val="0"/>
            <w:vAlign w:val="top"/>
          </w:tcPr>
          <w:p w14:paraId="60977720">
            <w:pPr>
              <w:tabs>
                <w:tab w:val="left" w:pos="851"/>
              </w:tabs>
              <w:rPr>
                <w:rFonts w:ascii="微软雅黑" w:hAnsi="微软雅黑" w:eastAsia="微软雅黑"/>
              </w:rPr>
            </w:pPr>
          </w:p>
        </w:tc>
        <w:tc>
          <w:tcPr>
            <w:tcW w:w="940" w:type="pct"/>
            <w:noWrap w:val="0"/>
            <w:vAlign w:val="top"/>
          </w:tcPr>
          <w:p w14:paraId="6E97E5A4">
            <w:pPr>
              <w:tabs>
                <w:tab w:val="left" w:pos="851"/>
              </w:tabs>
              <w:rPr>
                <w:rFonts w:ascii="微软雅黑" w:hAnsi="微软雅黑" w:eastAsia="微软雅黑" w:cs="Arial"/>
                <w:sz w:val="22"/>
              </w:rPr>
            </w:pPr>
          </w:p>
        </w:tc>
        <w:tc>
          <w:tcPr>
            <w:tcW w:w="768" w:type="pct"/>
            <w:noWrap w:val="0"/>
            <w:vAlign w:val="top"/>
          </w:tcPr>
          <w:p w14:paraId="3475F417">
            <w:pPr>
              <w:tabs>
                <w:tab w:val="left" w:pos="851"/>
              </w:tabs>
              <w:rPr>
                <w:rFonts w:ascii="微软雅黑" w:hAnsi="微软雅黑" w:eastAsia="微软雅黑" w:cs="Arial"/>
                <w:sz w:val="22"/>
              </w:rPr>
            </w:pPr>
          </w:p>
        </w:tc>
        <w:tc>
          <w:tcPr>
            <w:tcW w:w="671" w:type="pct"/>
            <w:noWrap w:val="0"/>
            <w:vAlign w:val="top"/>
          </w:tcPr>
          <w:p w14:paraId="0D73F3D8">
            <w:pPr>
              <w:tabs>
                <w:tab w:val="left" w:pos="851"/>
              </w:tabs>
              <w:rPr>
                <w:rFonts w:ascii="微软雅黑" w:hAnsi="微软雅黑" w:eastAsia="微软雅黑" w:cs="Arial"/>
                <w:sz w:val="22"/>
              </w:rPr>
            </w:pPr>
          </w:p>
        </w:tc>
        <w:tc>
          <w:tcPr>
            <w:tcW w:w="915" w:type="pct"/>
            <w:noWrap w:val="0"/>
            <w:vAlign w:val="top"/>
          </w:tcPr>
          <w:p w14:paraId="659CFEEC">
            <w:pPr>
              <w:tabs>
                <w:tab w:val="left" w:pos="851"/>
              </w:tabs>
              <w:rPr>
                <w:rFonts w:ascii="微软雅黑" w:hAnsi="微软雅黑" w:eastAsia="微软雅黑" w:cs="Arial"/>
                <w:sz w:val="22"/>
              </w:rPr>
            </w:pPr>
          </w:p>
        </w:tc>
      </w:tr>
      <w:tr w14:paraId="47772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jc w:val="center"/>
        </w:trPr>
        <w:tc>
          <w:tcPr>
            <w:tcW w:w="426" w:type="pct"/>
            <w:noWrap w:val="0"/>
            <w:vAlign w:val="top"/>
          </w:tcPr>
          <w:p w14:paraId="424E53F1">
            <w:pPr>
              <w:tabs>
                <w:tab w:val="left" w:pos="851"/>
              </w:tabs>
              <w:jc w:val="center"/>
              <w:rPr>
                <w:rFonts w:ascii="微软雅黑" w:hAnsi="微软雅黑" w:eastAsia="微软雅黑" w:cs="Arial"/>
                <w:sz w:val="22"/>
              </w:rPr>
            </w:pPr>
            <w:r>
              <w:rPr>
                <w:rFonts w:ascii="微软雅黑" w:hAnsi="微软雅黑" w:eastAsia="微软雅黑" w:cs="Arial"/>
                <w:sz w:val="22"/>
              </w:rPr>
              <w:t>2</w:t>
            </w:r>
          </w:p>
        </w:tc>
        <w:tc>
          <w:tcPr>
            <w:tcW w:w="1281" w:type="pct"/>
            <w:noWrap w:val="0"/>
            <w:vAlign w:val="top"/>
          </w:tcPr>
          <w:p w14:paraId="61C72308">
            <w:pPr>
              <w:tabs>
                <w:tab w:val="left" w:pos="851"/>
              </w:tabs>
              <w:rPr>
                <w:rFonts w:ascii="微软雅黑" w:hAnsi="微软雅黑" w:eastAsia="微软雅黑"/>
              </w:rPr>
            </w:pPr>
          </w:p>
        </w:tc>
        <w:tc>
          <w:tcPr>
            <w:tcW w:w="940" w:type="pct"/>
            <w:noWrap w:val="0"/>
            <w:vAlign w:val="top"/>
          </w:tcPr>
          <w:p w14:paraId="0541C628">
            <w:pPr>
              <w:tabs>
                <w:tab w:val="left" w:pos="851"/>
              </w:tabs>
              <w:rPr>
                <w:rFonts w:ascii="微软雅黑" w:hAnsi="微软雅黑" w:eastAsia="微软雅黑" w:cs="Arial"/>
                <w:sz w:val="22"/>
              </w:rPr>
            </w:pPr>
          </w:p>
        </w:tc>
        <w:tc>
          <w:tcPr>
            <w:tcW w:w="768" w:type="pct"/>
            <w:noWrap w:val="0"/>
            <w:vAlign w:val="top"/>
          </w:tcPr>
          <w:p w14:paraId="4479870B">
            <w:pPr>
              <w:tabs>
                <w:tab w:val="left" w:pos="851"/>
              </w:tabs>
              <w:rPr>
                <w:rFonts w:ascii="微软雅黑" w:hAnsi="微软雅黑" w:eastAsia="微软雅黑" w:cs="Arial"/>
                <w:sz w:val="22"/>
              </w:rPr>
            </w:pPr>
          </w:p>
        </w:tc>
        <w:tc>
          <w:tcPr>
            <w:tcW w:w="671" w:type="pct"/>
            <w:noWrap w:val="0"/>
            <w:vAlign w:val="top"/>
          </w:tcPr>
          <w:p w14:paraId="3202E96B">
            <w:pPr>
              <w:tabs>
                <w:tab w:val="left" w:pos="851"/>
              </w:tabs>
              <w:rPr>
                <w:rFonts w:ascii="微软雅黑" w:hAnsi="微软雅黑" w:eastAsia="微软雅黑" w:cs="Arial"/>
                <w:sz w:val="22"/>
              </w:rPr>
            </w:pPr>
          </w:p>
        </w:tc>
        <w:tc>
          <w:tcPr>
            <w:tcW w:w="915" w:type="pct"/>
            <w:noWrap w:val="0"/>
            <w:vAlign w:val="top"/>
          </w:tcPr>
          <w:p w14:paraId="0DB65DD6">
            <w:pPr>
              <w:tabs>
                <w:tab w:val="left" w:pos="851"/>
              </w:tabs>
              <w:rPr>
                <w:rFonts w:ascii="微软雅黑" w:hAnsi="微软雅黑" w:eastAsia="微软雅黑" w:cs="Arial"/>
                <w:sz w:val="22"/>
              </w:rPr>
            </w:pPr>
          </w:p>
        </w:tc>
      </w:tr>
      <w:tr w14:paraId="369B7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jc w:val="center"/>
        </w:trPr>
        <w:tc>
          <w:tcPr>
            <w:tcW w:w="426" w:type="pct"/>
            <w:noWrap w:val="0"/>
            <w:vAlign w:val="top"/>
          </w:tcPr>
          <w:p w14:paraId="5A1DB1B2">
            <w:pPr>
              <w:tabs>
                <w:tab w:val="left" w:pos="851"/>
              </w:tabs>
              <w:jc w:val="center"/>
              <w:rPr>
                <w:rFonts w:ascii="微软雅黑" w:hAnsi="微软雅黑" w:eastAsia="微软雅黑" w:cs="Arial"/>
                <w:sz w:val="22"/>
              </w:rPr>
            </w:pPr>
            <w:r>
              <w:rPr>
                <w:rFonts w:ascii="微软雅黑" w:hAnsi="微软雅黑" w:eastAsia="微软雅黑" w:cs="Arial"/>
                <w:sz w:val="22"/>
              </w:rPr>
              <w:t>3</w:t>
            </w:r>
          </w:p>
        </w:tc>
        <w:tc>
          <w:tcPr>
            <w:tcW w:w="1281" w:type="pct"/>
            <w:noWrap w:val="0"/>
            <w:vAlign w:val="top"/>
          </w:tcPr>
          <w:p w14:paraId="5D2E8715">
            <w:pPr>
              <w:tabs>
                <w:tab w:val="left" w:pos="851"/>
              </w:tabs>
              <w:rPr>
                <w:rFonts w:ascii="微软雅黑" w:hAnsi="微软雅黑" w:eastAsia="微软雅黑"/>
              </w:rPr>
            </w:pPr>
          </w:p>
        </w:tc>
        <w:tc>
          <w:tcPr>
            <w:tcW w:w="940" w:type="pct"/>
            <w:noWrap w:val="0"/>
            <w:vAlign w:val="top"/>
          </w:tcPr>
          <w:p w14:paraId="652C6976">
            <w:pPr>
              <w:tabs>
                <w:tab w:val="left" w:pos="851"/>
              </w:tabs>
              <w:rPr>
                <w:rFonts w:ascii="微软雅黑" w:hAnsi="微软雅黑" w:eastAsia="微软雅黑" w:cs="Arial"/>
                <w:sz w:val="22"/>
              </w:rPr>
            </w:pPr>
          </w:p>
        </w:tc>
        <w:tc>
          <w:tcPr>
            <w:tcW w:w="768" w:type="pct"/>
            <w:noWrap w:val="0"/>
            <w:vAlign w:val="top"/>
          </w:tcPr>
          <w:p w14:paraId="74C318E0">
            <w:pPr>
              <w:tabs>
                <w:tab w:val="left" w:pos="851"/>
              </w:tabs>
              <w:rPr>
                <w:rFonts w:ascii="微软雅黑" w:hAnsi="微软雅黑" w:eastAsia="微软雅黑" w:cs="Arial"/>
                <w:sz w:val="22"/>
              </w:rPr>
            </w:pPr>
          </w:p>
        </w:tc>
        <w:tc>
          <w:tcPr>
            <w:tcW w:w="671" w:type="pct"/>
            <w:noWrap w:val="0"/>
            <w:vAlign w:val="top"/>
          </w:tcPr>
          <w:p w14:paraId="170CC867">
            <w:pPr>
              <w:tabs>
                <w:tab w:val="left" w:pos="851"/>
              </w:tabs>
              <w:rPr>
                <w:rFonts w:ascii="微软雅黑" w:hAnsi="微软雅黑" w:eastAsia="微软雅黑" w:cs="Arial"/>
                <w:sz w:val="22"/>
              </w:rPr>
            </w:pPr>
          </w:p>
        </w:tc>
        <w:tc>
          <w:tcPr>
            <w:tcW w:w="915" w:type="pct"/>
            <w:noWrap w:val="0"/>
            <w:vAlign w:val="top"/>
          </w:tcPr>
          <w:p w14:paraId="66BBBEE9">
            <w:pPr>
              <w:tabs>
                <w:tab w:val="left" w:pos="851"/>
              </w:tabs>
              <w:rPr>
                <w:rFonts w:ascii="微软雅黑" w:hAnsi="微软雅黑" w:eastAsia="微软雅黑" w:cs="Arial"/>
                <w:sz w:val="22"/>
              </w:rPr>
            </w:pPr>
          </w:p>
        </w:tc>
      </w:tr>
      <w:tr w14:paraId="35AA0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jc w:val="center"/>
        </w:trPr>
        <w:tc>
          <w:tcPr>
            <w:tcW w:w="426" w:type="pct"/>
            <w:noWrap w:val="0"/>
            <w:vAlign w:val="top"/>
          </w:tcPr>
          <w:p w14:paraId="5D60437E">
            <w:pPr>
              <w:tabs>
                <w:tab w:val="left" w:pos="851"/>
              </w:tabs>
              <w:jc w:val="center"/>
              <w:rPr>
                <w:rFonts w:ascii="微软雅黑" w:hAnsi="微软雅黑" w:eastAsia="微软雅黑" w:cs="Arial"/>
                <w:sz w:val="22"/>
              </w:rPr>
            </w:pPr>
            <w:r>
              <w:rPr>
                <w:rFonts w:ascii="微软雅黑" w:hAnsi="微软雅黑" w:eastAsia="微软雅黑" w:cs="Arial"/>
                <w:sz w:val="22"/>
              </w:rPr>
              <w:t>4</w:t>
            </w:r>
          </w:p>
        </w:tc>
        <w:tc>
          <w:tcPr>
            <w:tcW w:w="1281" w:type="pct"/>
            <w:noWrap w:val="0"/>
            <w:vAlign w:val="top"/>
          </w:tcPr>
          <w:p w14:paraId="012CA7E9">
            <w:pPr>
              <w:tabs>
                <w:tab w:val="left" w:pos="851"/>
              </w:tabs>
              <w:rPr>
                <w:rFonts w:ascii="微软雅黑" w:hAnsi="微软雅黑" w:eastAsia="微软雅黑"/>
              </w:rPr>
            </w:pPr>
          </w:p>
        </w:tc>
        <w:tc>
          <w:tcPr>
            <w:tcW w:w="940" w:type="pct"/>
            <w:noWrap w:val="0"/>
            <w:vAlign w:val="top"/>
          </w:tcPr>
          <w:p w14:paraId="7D89A5E2">
            <w:pPr>
              <w:tabs>
                <w:tab w:val="left" w:pos="851"/>
              </w:tabs>
              <w:rPr>
                <w:rFonts w:ascii="微软雅黑" w:hAnsi="微软雅黑" w:eastAsia="微软雅黑" w:cs="Arial"/>
                <w:sz w:val="22"/>
              </w:rPr>
            </w:pPr>
          </w:p>
        </w:tc>
        <w:tc>
          <w:tcPr>
            <w:tcW w:w="768" w:type="pct"/>
            <w:noWrap w:val="0"/>
            <w:vAlign w:val="top"/>
          </w:tcPr>
          <w:p w14:paraId="7F40FD92">
            <w:pPr>
              <w:tabs>
                <w:tab w:val="left" w:pos="851"/>
              </w:tabs>
              <w:rPr>
                <w:rFonts w:ascii="微软雅黑" w:hAnsi="微软雅黑" w:eastAsia="微软雅黑" w:cs="Arial"/>
                <w:sz w:val="22"/>
              </w:rPr>
            </w:pPr>
          </w:p>
        </w:tc>
        <w:tc>
          <w:tcPr>
            <w:tcW w:w="671" w:type="pct"/>
            <w:noWrap w:val="0"/>
            <w:vAlign w:val="top"/>
          </w:tcPr>
          <w:p w14:paraId="4BFE099A">
            <w:pPr>
              <w:tabs>
                <w:tab w:val="left" w:pos="851"/>
              </w:tabs>
              <w:rPr>
                <w:rFonts w:ascii="微软雅黑" w:hAnsi="微软雅黑" w:eastAsia="微软雅黑" w:cs="Arial"/>
                <w:sz w:val="22"/>
              </w:rPr>
            </w:pPr>
          </w:p>
        </w:tc>
        <w:tc>
          <w:tcPr>
            <w:tcW w:w="915" w:type="pct"/>
            <w:noWrap w:val="0"/>
            <w:vAlign w:val="top"/>
          </w:tcPr>
          <w:p w14:paraId="03613227">
            <w:pPr>
              <w:tabs>
                <w:tab w:val="left" w:pos="851"/>
              </w:tabs>
              <w:rPr>
                <w:rFonts w:ascii="微软雅黑" w:hAnsi="微软雅黑" w:eastAsia="微软雅黑" w:cs="Arial"/>
                <w:sz w:val="22"/>
              </w:rPr>
            </w:pPr>
          </w:p>
        </w:tc>
      </w:tr>
      <w:tr w14:paraId="275DB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426" w:type="pct"/>
            <w:noWrap w:val="0"/>
            <w:vAlign w:val="top"/>
          </w:tcPr>
          <w:p w14:paraId="3360AE26">
            <w:pPr>
              <w:tabs>
                <w:tab w:val="left" w:pos="851"/>
              </w:tabs>
              <w:jc w:val="center"/>
              <w:rPr>
                <w:rFonts w:ascii="微软雅黑" w:hAnsi="微软雅黑" w:eastAsia="微软雅黑" w:cs="Arial"/>
                <w:sz w:val="22"/>
              </w:rPr>
            </w:pPr>
            <w:r>
              <w:rPr>
                <w:rFonts w:ascii="微软雅黑" w:hAnsi="微软雅黑" w:eastAsia="微软雅黑" w:cs="Arial"/>
                <w:sz w:val="22"/>
              </w:rPr>
              <w:t>5</w:t>
            </w:r>
          </w:p>
        </w:tc>
        <w:tc>
          <w:tcPr>
            <w:tcW w:w="1281" w:type="pct"/>
            <w:noWrap w:val="0"/>
            <w:vAlign w:val="top"/>
          </w:tcPr>
          <w:p w14:paraId="209D02A7">
            <w:pPr>
              <w:tabs>
                <w:tab w:val="left" w:pos="851"/>
              </w:tabs>
              <w:rPr>
                <w:rFonts w:ascii="微软雅黑" w:hAnsi="微软雅黑" w:eastAsia="微软雅黑"/>
              </w:rPr>
            </w:pPr>
          </w:p>
        </w:tc>
        <w:tc>
          <w:tcPr>
            <w:tcW w:w="940" w:type="pct"/>
            <w:noWrap w:val="0"/>
            <w:vAlign w:val="top"/>
          </w:tcPr>
          <w:p w14:paraId="4A55C019">
            <w:pPr>
              <w:tabs>
                <w:tab w:val="left" w:pos="851"/>
              </w:tabs>
              <w:rPr>
                <w:rFonts w:ascii="微软雅黑" w:hAnsi="微软雅黑" w:eastAsia="微软雅黑" w:cs="Arial"/>
                <w:sz w:val="22"/>
              </w:rPr>
            </w:pPr>
          </w:p>
        </w:tc>
        <w:tc>
          <w:tcPr>
            <w:tcW w:w="768" w:type="pct"/>
            <w:noWrap w:val="0"/>
            <w:vAlign w:val="top"/>
          </w:tcPr>
          <w:p w14:paraId="58293A75">
            <w:pPr>
              <w:tabs>
                <w:tab w:val="left" w:pos="851"/>
              </w:tabs>
              <w:rPr>
                <w:rFonts w:ascii="微软雅黑" w:hAnsi="微软雅黑" w:eastAsia="微软雅黑" w:cs="Arial"/>
                <w:sz w:val="22"/>
              </w:rPr>
            </w:pPr>
          </w:p>
        </w:tc>
        <w:tc>
          <w:tcPr>
            <w:tcW w:w="671" w:type="pct"/>
            <w:noWrap w:val="0"/>
            <w:vAlign w:val="top"/>
          </w:tcPr>
          <w:p w14:paraId="6F500E97">
            <w:pPr>
              <w:tabs>
                <w:tab w:val="left" w:pos="851"/>
              </w:tabs>
              <w:rPr>
                <w:rFonts w:ascii="微软雅黑" w:hAnsi="微软雅黑" w:eastAsia="微软雅黑" w:cs="Arial"/>
                <w:sz w:val="22"/>
              </w:rPr>
            </w:pPr>
          </w:p>
        </w:tc>
        <w:tc>
          <w:tcPr>
            <w:tcW w:w="915" w:type="pct"/>
            <w:noWrap w:val="0"/>
            <w:vAlign w:val="top"/>
          </w:tcPr>
          <w:p w14:paraId="66670417">
            <w:pPr>
              <w:tabs>
                <w:tab w:val="left" w:pos="851"/>
              </w:tabs>
              <w:rPr>
                <w:rFonts w:ascii="微软雅黑" w:hAnsi="微软雅黑" w:eastAsia="微软雅黑" w:cs="Arial"/>
                <w:sz w:val="22"/>
              </w:rPr>
            </w:pPr>
          </w:p>
        </w:tc>
      </w:tr>
      <w:tr w14:paraId="727A5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426" w:type="pct"/>
            <w:noWrap w:val="0"/>
            <w:vAlign w:val="top"/>
          </w:tcPr>
          <w:p w14:paraId="0941242D">
            <w:pPr>
              <w:tabs>
                <w:tab w:val="left" w:pos="851"/>
              </w:tabs>
              <w:jc w:val="center"/>
              <w:rPr>
                <w:rFonts w:ascii="微软雅黑" w:hAnsi="微软雅黑" w:eastAsia="微软雅黑" w:cs="Arial"/>
                <w:sz w:val="22"/>
              </w:rPr>
            </w:pPr>
            <w:r>
              <w:rPr>
                <w:rFonts w:ascii="微软雅黑" w:hAnsi="微软雅黑" w:eastAsia="微软雅黑" w:cs="Arial"/>
                <w:sz w:val="22"/>
              </w:rPr>
              <w:t>6</w:t>
            </w:r>
          </w:p>
        </w:tc>
        <w:tc>
          <w:tcPr>
            <w:tcW w:w="1281" w:type="pct"/>
            <w:noWrap w:val="0"/>
            <w:vAlign w:val="top"/>
          </w:tcPr>
          <w:p w14:paraId="626A4608">
            <w:pPr>
              <w:tabs>
                <w:tab w:val="left" w:pos="851"/>
              </w:tabs>
              <w:rPr>
                <w:rFonts w:ascii="微软雅黑" w:hAnsi="微软雅黑" w:eastAsia="微软雅黑"/>
              </w:rPr>
            </w:pPr>
          </w:p>
        </w:tc>
        <w:tc>
          <w:tcPr>
            <w:tcW w:w="940" w:type="pct"/>
            <w:noWrap w:val="0"/>
            <w:vAlign w:val="top"/>
          </w:tcPr>
          <w:p w14:paraId="63D468DB">
            <w:pPr>
              <w:tabs>
                <w:tab w:val="left" w:pos="851"/>
              </w:tabs>
              <w:rPr>
                <w:rFonts w:ascii="微软雅黑" w:hAnsi="微软雅黑" w:eastAsia="微软雅黑" w:cs="Arial"/>
                <w:sz w:val="22"/>
              </w:rPr>
            </w:pPr>
          </w:p>
        </w:tc>
        <w:tc>
          <w:tcPr>
            <w:tcW w:w="768" w:type="pct"/>
            <w:noWrap w:val="0"/>
            <w:vAlign w:val="top"/>
          </w:tcPr>
          <w:p w14:paraId="54589959">
            <w:pPr>
              <w:tabs>
                <w:tab w:val="left" w:pos="851"/>
              </w:tabs>
              <w:rPr>
                <w:rFonts w:ascii="微软雅黑" w:hAnsi="微软雅黑" w:eastAsia="微软雅黑" w:cs="Arial"/>
                <w:sz w:val="22"/>
              </w:rPr>
            </w:pPr>
          </w:p>
        </w:tc>
        <w:tc>
          <w:tcPr>
            <w:tcW w:w="671" w:type="pct"/>
            <w:noWrap w:val="0"/>
            <w:vAlign w:val="top"/>
          </w:tcPr>
          <w:p w14:paraId="5B2D0E0A">
            <w:pPr>
              <w:tabs>
                <w:tab w:val="left" w:pos="851"/>
              </w:tabs>
              <w:rPr>
                <w:rFonts w:ascii="微软雅黑" w:hAnsi="微软雅黑" w:eastAsia="微软雅黑" w:cs="Arial"/>
                <w:sz w:val="22"/>
              </w:rPr>
            </w:pPr>
          </w:p>
        </w:tc>
        <w:tc>
          <w:tcPr>
            <w:tcW w:w="915" w:type="pct"/>
            <w:noWrap w:val="0"/>
            <w:vAlign w:val="top"/>
          </w:tcPr>
          <w:p w14:paraId="731C4878">
            <w:pPr>
              <w:tabs>
                <w:tab w:val="left" w:pos="851"/>
              </w:tabs>
              <w:rPr>
                <w:rFonts w:ascii="微软雅黑" w:hAnsi="微软雅黑" w:eastAsia="微软雅黑" w:cs="Arial"/>
                <w:sz w:val="22"/>
              </w:rPr>
            </w:pPr>
          </w:p>
        </w:tc>
      </w:tr>
      <w:tr w14:paraId="650EE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426" w:type="pct"/>
            <w:noWrap w:val="0"/>
            <w:vAlign w:val="top"/>
          </w:tcPr>
          <w:p w14:paraId="528DAB82">
            <w:pPr>
              <w:tabs>
                <w:tab w:val="left" w:pos="851"/>
              </w:tabs>
              <w:jc w:val="center"/>
              <w:rPr>
                <w:rFonts w:ascii="微软雅黑" w:hAnsi="微软雅黑" w:eastAsia="微软雅黑" w:cs="Arial"/>
                <w:sz w:val="22"/>
              </w:rPr>
            </w:pPr>
            <w:r>
              <w:rPr>
                <w:rFonts w:ascii="微软雅黑" w:hAnsi="微软雅黑" w:eastAsia="微软雅黑" w:cs="Arial"/>
                <w:sz w:val="22"/>
              </w:rPr>
              <w:t>7</w:t>
            </w:r>
          </w:p>
        </w:tc>
        <w:tc>
          <w:tcPr>
            <w:tcW w:w="1281" w:type="pct"/>
            <w:noWrap w:val="0"/>
            <w:vAlign w:val="top"/>
          </w:tcPr>
          <w:p w14:paraId="1C3E6B83">
            <w:pPr>
              <w:tabs>
                <w:tab w:val="left" w:pos="851"/>
              </w:tabs>
              <w:rPr>
                <w:rFonts w:ascii="微软雅黑" w:hAnsi="微软雅黑" w:eastAsia="微软雅黑"/>
              </w:rPr>
            </w:pPr>
          </w:p>
        </w:tc>
        <w:tc>
          <w:tcPr>
            <w:tcW w:w="940" w:type="pct"/>
            <w:noWrap w:val="0"/>
            <w:vAlign w:val="top"/>
          </w:tcPr>
          <w:p w14:paraId="1F3BF5F3">
            <w:pPr>
              <w:tabs>
                <w:tab w:val="left" w:pos="851"/>
              </w:tabs>
              <w:rPr>
                <w:rFonts w:ascii="微软雅黑" w:hAnsi="微软雅黑" w:eastAsia="微软雅黑" w:cs="Arial"/>
                <w:sz w:val="22"/>
              </w:rPr>
            </w:pPr>
          </w:p>
        </w:tc>
        <w:tc>
          <w:tcPr>
            <w:tcW w:w="768" w:type="pct"/>
            <w:noWrap w:val="0"/>
            <w:vAlign w:val="top"/>
          </w:tcPr>
          <w:p w14:paraId="1E9DC719">
            <w:pPr>
              <w:tabs>
                <w:tab w:val="left" w:pos="851"/>
              </w:tabs>
              <w:rPr>
                <w:rFonts w:ascii="微软雅黑" w:hAnsi="微软雅黑" w:eastAsia="微软雅黑" w:cs="Arial"/>
                <w:sz w:val="22"/>
              </w:rPr>
            </w:pPr>
          </w:p>
        </w:tc>
        <w:tc>
          <w:tcPr>
            <w:tcW w:w="671" w:type="pct"/>
            <w:noWrap w:val="0"/>
            <w:vAlign w:val="top"/>
          </w:tcPr>
          <w:p w14:paraId="69DFE9AB">
            <w:pPr>
              <w:tabs>
                <w:tab w:val="left" w:pos="851"/>
              </w:tabs>
              <w:rPr>
                <w:rFonts w:ascii="微软雅黑" w:hAnsi="微软雅黑" w:eastAsia="微软雅黑" w:cs="Arial"/>
                <w:sz w:val="22"/>
              </w:rPr>
            </w:pPr>
          </w:p>
        </w:tc>
        <w:tc>
          <w:tcPr>
            <w:tcW w:w="915" w:type="pct"/>
            <w:noWrap w:val="0"/>
            <w:vAlign w:val="top"/>
          </w:tcPr>
          <w:p w14:paraId="77F6137B">
            <w:pPr>
              <w:tabs>
                <w:tab w:val="left" w:pos="851"/>
              </w:tabs>
              <w:rPr>
                <w:rFonts w:ascii="微软雅黑" w:hAnsi="微软雅黑" w:eastAsia="微软雅黑" w:cs="Arial"/>
                <w:sz w:val="22"/>
              </w:rPr>
            </w:pPr>
          </w:p>
        </w:tc>
      </w:tr>
      <w:tr w14:paraId="6A1AF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3" w:hRule="atLeast"/>
          <w:jc w:val="center"/>
        </w:trPr>
        <w:tc>
          <w:tcPr>
            <w:tcW w:w="426" w:type="pct"/>
            <w:tcBorders>
              <w:bottom w:val="single" w:color="auto" w:sz="4" w:space="0"/>
            </w:tcBorders>
            <w:noWrap w:val="0"/>
            <w:vAlign w:val="top"/>
          </w:tcPr>
          <w:p w14:paraId="3B6935B5">
            <w:pPr>
              <w:tabs>
                <w:tab w:val="left" w:pos="851"/>
              </w:tabs>
              <w:jc w:val="center"/>
              <w:rPr>
                <w:rFonts w:ascii="微软雅黑" w:hAnsi="微软雅黑" w:eastAsia="微软雅黑" w:cs="Arial"/>
                <w:sz w:val="22"/>
              </w:rPr>
            </w:pPr>
            <w:r>
              <w:rPr>
                <w:rFonts w:ascii="微软雅黑" w:hAnsi="微软雅黑" w:eastAsia="微软雅黑" w:cs="Arial"/>
                <w:sz w:val="22"/>
              </w:rPr>
              <w:t>8</w:t>
            </w:r>
          </w:p>
        </w:tc>
        <w:tc>
          <w:tcPr>
            <w:tcW w:w="1281" w:type="pct"/>
            <w:tcBorders>
              <w:bottom w:val="single" w:color="auto" w:sz="4" w:space="0"/>
            </w:tcBorders>
            <w:noWrap w:val="0"/>
            <w:vAlign w:val="top"/>
          </w:tcPr>
          <w:p w14:paraId="5805D034">
            <w:pPr>
              <w:tabs>
                <w:tab w:val="left" w:pos="851"/>
              </w:tabs>
              <w:rPr>
                <w:rFonts w:ascii="微软雅黑" w:hAnsi="微软雅黑" w:eastAsia="微软雅黑"/>
              </w:rPr>
            </w:pPr>
          </w:p>
        </w:tc>
        <w:tc>
          <w:tcPr>
            <w:tcW w:w="940" w:type="pct"/>
            <w:tcBorders>
              <w:bottom w:val="single" w:color="auto" w:sz="4" w:space="0"/>
            </w:tcBorders>
            <w:noWrap w:val="0"/>
            <w:vAlign w:val="top"/>
          </w:tcPr>
          <w:p w14:paraId="29B04843">
            <w:pPr>
              <w:tabs>
                <w:tab w:val="left" w:pos="851"/>
              </w:tabs>
              <w:rPr>
                <w:rFonts w:ascii="微软雅黑" w:hAnsi="微软雅黑" w:eastAsia="微软雅黑" w:cs="Arial"/>
                <w:sz w:val="22"/>
              </w:rPr>
            </w:pPr>
          </w:p>
        </w:tc>
        <w:tc>
          <w:tcPr>
            <w:tcW w:w="768" w:type="pct"/>
            <w:tcBorders>
              <w:bottom w:val="single" w:color="auto" w:sz="4" w:space="0"/>
            </w:tcBorders>
            <w:noWrap w:val="0"/>
            <w:vAlign w:val="top"/>
          </w:tcPr>
          <w:p w14:paraId="657C02AF">
            <w:pPr>
              <w:tabs>
                <w:tab w:val="left" w:pos="851"/>
              </w:tabs>
              <w:rPr>
                <w:rFonts w:ascii="微软雅黑" w:hAnsi="微软雅黑" w:eastAsia="微软雅黑" w:cs="Arial"/>
                <w:sz w:val="22"/>
              </w:rPr>
            </w:pPr>
          </w:p>
        </w:tc>
        <w:tc>
          <w:tcPr>
            <w:tcW w:w="671" w:type="pct"/>
            <w:tcBorders>
              <w:bottom w:val="single" w:color="auto" w:sz="4" w:space="0"/>
            </w:tcBorders>
            <w:noWrap w:val="0"/>
            <w:vAlign w:val="top"/>
          </w:tcPr>
          <w:p w14:paraId="31C84E12">
            <w:pPr>
              <w:tabs>
                <w:tab w:val="left" w:pos="851"/>
              </w:tabs>
              <w:rPr>
                <w:rFonts w:ascii="微软雅黑" w:hAnsi="微软雅黑" w:eastAsia="微软雅黑" w:cs="Arial"/>
                <w:sz w:val="22"/>
              </w:rPr>
            </w:pPr>
          </w:p>
        </w:tc>
        <w:tc>
          <w:tcPr>
            <w:tcW w:w="915" w:type="pct"/>
            <w:tcBorders>
              <w:bottom w:val="single" w:color="auto" w:sz="4" w:space="0"/>
            </w:tcBorders>
            <w:noWrap w:val="0"/>
            <w:vAlign w:val="top"/>
          </w:tcPr>
          <w:p w14:paraId="1965F430">
            <w:pPr>
              <w:tabs>
                <w:tab w:val="left" w:pos="851"/>
              </w:tabs>
              <w:rPr>
                <w:rFonts w:ascii="微软雅黑" w:hAnsi="微软雅黑" w:eastAsia="微软雅黑" w:cs="Arial"/>
                <w:sz w:val="22"/>
              </w:rPr>
            </w:pPr>
          </w:p>
        </w:tc>
      </w:tr>
      <w:tr w14:paraId="4E4EB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426" w:type="pct"/>
            <w:noWrap w:val="0"/>
            <w:vAlign w:val="top"/>
          </w:tcPr>
          <w:p w14:paraId="7AF446D2">
            <w:pPr>
              <w:tabs>
                <w:tab w:val="left" w:pos="851"/>
              </w:tabs>
              <w:jc w:val="center"/>
              <w:rPr>
                <w:rFonts w:ascii="微软雅黑" w:hAnsi="微软雅黑" w:eastAsia="微软雅黑" w:cs="Arial"/>
                <w:sz w:val="22"/>
              </w:rPr>
            </w:pPr>
            <w:r>
              <w:rPr>
                <w:rFonts w:ascii="微软雅黑" w:hAnsi="微软雅黑" w:eastAsia="微软雅黑" w:cs="Arial"/>
                <w:sz w:val="22"/>
              </w:rPr>
              <w:t>9</w:t>
            </w:r>
          </w:p>
        </w:tc>
        <w:tc>
          <w:tcPr>
            <w:tcW w:w="1281" w:type="pct"/>
            <w:noWrap w:val="0"/>
            <w:vAlign w:val="top"/>
          </w:tcPr>
          <w:p w14:paraId="158868F3">
            <w:pPr>
              <w:tabs>
                <w:tab w:val="left" w:pos="851"/>
              </w:tabs>
              <w:rPr>
                <w:rFonts w:ascii="微软雅黑" w:hAnsi="微软雅黑" w:eastAsia="微软雅黑"/>
              </w:rPr>
            </w:pPr>
          </w:p>
        </w:tc>
        <w:tc>
          <w:tcPr>
            <w:tcW w:w="940" w:type="pct"/>
            <w:noWrap w:val="0"/>
            <w:vAlign w:val="top"/>
          </w:tcPr>
          <w:p w14:paraId="14630EEF">
            <w:pPr>
              <w:tabs>
                <w:tab w:val="left" w:pos="851"/>
              </w:tabs>
              <w:rPr>
                <w:rFonts w:ascii="微软雅黑" w:hAnsi="微软雅黑" w:eastAsia="微软雅黑" w:cs="Arial"/>
                <w:sz w:val="22"/>
              </w:rPr>
            </w:pPr>
          </w:p>
        </w:tc>
        <w:tc>
          <w:tcPr>
            <w:tcW w:w="768" w:type="pct"/>
            <w:noWrap w:val="0"/>
            <w:vAlign w:val="top"/>
          </w:tcPr>
          <w:p w14:paraId="6A2548BE">
            <w:pPr>
              <w:tabs>
                <w:tab w:val="left" w:pos="851"/>
              </w:tabs>
              <w:rPr>
                <w:rFonts w:ascii="微软雅黑" w:hAnsi="微软雅黑" w:eastAsia="微软雅黑" w:cs="Arial"/>
                <w:sz w:val="22"/>
              </w:rPr>
            </w:pPr>
          </w:p>
        </w:tc>
        <w:tc>
          <w:tcPr>
            <w:tcW w:w="671" w:type="pct"/>
            <w:noWrap w:val="0"/>
            <w:vAlign w:val="top"/>
          </w:tcPr>
          <w:p w14:paraId="589B2A7A">
            <w:pPr>
              <w:tabs>
                <w:tab w:val="left" w:pos="851"/>
              </w:tabs>
              <w:rPr>
                <w:rFonts w:ascii="微软雅黑" w:hAnsi="微软雅黑" w:eastAsia="微软雅黑" w:cs="Arial"/>
                <w:sz w:val="22"/>
              </w:rPr>
            </w:pPr>
          </w:p>
        </w:tc>
        <w:tc>
          <w:tcPr>
            <w:tcW w:w="915" w:type="pct"/>
            <w:noWrap w:val="0"/>
            <w:vAlign w:val="top"/>
          </w:tcPr>
          <w:p w14:paraId="5E3A4555">
            <w:pPr>
              <w:tabs>
                <w:tab w:val="left" w:pos="851"/>
              </w:tabs>
              <w:rPr>
                <w:rFonts w:ascii="微软雅黑" w:hAnsi="微软雅黑" w:eastAsia="微软雅黑" w:cs="Arial"/>
                <w:sz w:val="22"/>
              </w:rPr>
            </w:pPr>
          </w:p>
        </w:tc>
      </w:tr>
      <w:tr w14:paraId="7D5C0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426" w:type="pct"/>
            <w:noWrap w:val="0"/>
            <w:vAlign w:val="top"/>
          </w:tcPr>
          <w:p w14:paraId="5AB60F5A">
            <w:pPr>
              <w:tabs>
                <w:tab w:val="left" w:pos="851"/>
              </w:tabs>
              <w:jc w:val="center"/>
              <w:rPr>
                <w:rFonts w:ascii="微软雅黑" w:hAnsi="微软雅黑" w:eastAsia="微软雅黑" w:cs="Arial"/>
                <w:sz w:val="22"/>
              </w:rPr>
            </w:pPr>
            <w:r>
              <w:rPr>
                <w:rFonts w:ascii="微软雅黑" w:hAnsi="微软雅黑" w:eastAsia="微软雅黑" w:cs="Arial"/>
                <w:sz w:val="22"/>
              </w:rPr>
              <w:t>10</w:t>
            </w:r>
          </w:p>
        </w:tc>
        <w:tc>
          <w:tcPr>
            <w:tcW w:w="1281" w:type="pct"/>
            <w:noWrap w:val="0"/>
            <w:vAlign w:val="top"/>
          </w:tcPr>
          <w:p w14:paraId="7CD1DD23">
            <w:pPr>
              <w:tabs>
                <w:tab w:val="left" w:pos="851"/>
              </w:tabs>
              <w:rPr>
                <w:rFonts w:ascii="微软雅黑" w:hAnsi="微软雅黑" w:eastAsia="微软雅黑"/>
              </w:rPr>
            </w:pPr>
          </w:p>
        </w:tc>
        <w:tc>
          <w:tcPr>
            <w:tcW w:w="940" w:type="pct"/>
            <w:noWrap w:val="0"/>
            <w:vAlign w:val="top"/>
          </w:tcPr>
          <w:p w14:paraId="0A0B513B">
            <w:pPr>
              <w:tabs>
                <w:tab w:val="left" w:pos="851"/>
              </w:tabs>
              <w:rPr>
                <w:rFonts w:ascii="微软雅黑" w:hAnsi="微软雅黑" w:eastAsia="微软雅黑" w:cs="Arial"/>
                <w:sz w:val="22"/>
              </w:rPr>
            </w:pPr>
          </w:p>
        </w:tc>
        <w:tc>
          <w:tcPr>
            <w:tcW w:w="768" w:type="pct"/>
            <w:noWrap w:val="0"/>
            <w:vAlign w:val="top"/>
          </w:tcPr>
          <w:p w14:paraId="769CCE66">
            <w:pPr>
              <w:tabs>
                <w:tab w:val="left" w:pos="851"/>
              </w:tabs>
              <w:rPr>
                <w:rFonts w:ascii="微软雅黑" w:hAnsi="微软雅黑" w:eastAsia="微软雅黑" w:cs="Arial"/>
                <w:sz w:val="22"/>
              </w:rPr>
            </w:pPr>
          </w:p>
        </w:tc>
        <w:tc>
          <w:tcPr>
            <w:tcW w:w="671" w:type="pct"/>
            <w:noWrap w:val="0"/>
            <w:vAlign w:val="top"/>
          </w:tcPr>
          <w:p w14:paraId="2DC5F22B">
            <w:pPr>
              <w:tabs>
                <w:tab w:val="left" w:pos="851"/>
              </w:tabs>
              <w:rPr>
                <w:rFonts w:ascii="微软雅黑" w:hAnsi="微软雅黑" w:eastAsia="微软雅黑" w:cs="Arial"/>
                <w:sz w:val="22"/>
              </w:rPr>
            </w:pPr>
          </w:p>
        </w:tc>
        <w:tc>
          <w:tcPr>
            <w:tcW w:w="915" w:type="pct"/>
            <w:noWrap w:val="0"/>
            <w:vAlign w:val="top"/>
          </w:tcPr>
          <w:p w14:paraId="5FF68C04">
            <w:pPr>
              <w:tabs>
                <w:tab w:val="left" w:pos="851"/>
              </w:tabs>
              <w:rPr>
                <w:rFonts w:ascii="微软雅黑" w:hAnsi="微软雅黑" w:eastAsia="微软雅黑" w:cs="Arial"/>
                <w:sz w:val="22"/>
              </w:rPr>
            </w:pPr>
          </w:p>
        </w:tc>
      </w:tr>
      <w:tr w14:paraId="11389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426" w:type="pct"/>
            <w:noWrap w:val="0"/>
            <w:vAlign w:val="top"/>
          </w:tcPr>
          <w:p w14:paraId="7410C5FD">
            <w:pPr>
              <w:tabs>
                <w:tab w:val="left" w:pos="851"/>
              </w:tabs>
              <w:jc w:val="center"/>
              <w:rPr>
                <w:rFonts w:ascii="微软雅黑" w:hAnsi="微软雅黑" w:eastAsia="微软雅黑" w:cs="Arial"/>
                <w:sz w:val="22"/>
              </w:rPr>
            </w:pPr>
            <w:r>
              <w:rPr>
                <w:rFonts w:ascii="微软雅黑" w:hAnsi="微软雅黑" w:eastAsia="微软雅黑" w:cs="Arial"/>
                <w:sz w:val="22"/>
              </w:rPr>
              <w:t>11</w:t>
            </w:r>
          </w:p>
        </w:tc>
        <w:tc>
          <w:tcPr>
            <w:tcW w:w="1281" w:type="pct"/>
            <w:noWrap w:val="0"/>
            <w:vAlign w:val="top"/>
          </w:tcPr>
          <w:p w14:paraId="5182166A">
            <w:pPr>
              <w:tabs>
                <w:tab w:val="left" w:pos="851"/>
              </w:tabs>
              <w:rPr>
                <w:rFonts w:ascii="微软雅黑" w:hAnsi="微软雅黑" w:eastAsia="微软雅黑"/>
              </w:rPr>
            </w:pPr>
          </w:p>
        </w:tc>
        <w:tc>
          <w:tcPr>
            <w:tcW w:w="940" w:type="pct"/>
            <w:noWrap w:val="0"/>
            <w:vAlign w:val="top"/>
          </w:tcPr>
          <w:p w14:paraId="0A1F6E23">
            <w:pPr>
              <w:tabs>
                <w:tab w:val="left" w:pos="851"/>
              </w:tabs>
              <w:rPr>
                <w:rFonts w:ascii="微软雅黑" w:hAnsi="微软雅黑" w:eastAsia="微软雅黑" w:cs="Arial"/>
                <w:sz w:val="22"/>
              </w:rPr>
            </w:pPr>
          </w:p>
        </w:tc>
        <w:tc>
          <w:tcPr>
            <w:tcW w:w="768" w:type="pct"/>
            <w:noWrap w:val="0"/>
            <w:vAlign w:val="top"/>
          </w:tcPr>
          <w:p w14:paraId="6E6E7996">
            <w:pPr>
              <w:tabs>
                <w:tab w:val="left" w:pos="851"/>
              </w:tabs>
              <w:rPr>
                <w:rFonts w:ascii="微软雅黑" w:hAnsi="微软雅黑" w:eastAsia="微软雅黑" w:cs="Arial"/>
                <w:sz w:val="22"/>
              </w:rPr>
            </w:pPr>
          </w:p>
        </w:tc>
        <w:tc>
          <w:tcPr>
            <w:tcW w:w="671" w:type="pct"/>
            <w:noWrap w:val="0"/>
            <w:vAlign w:val="top"/>
          </w:tcPr>
          <w:p w14:paraId="0B15CFD6">
            <w:pPr>
              <w:tabs>
                <w:tab w:val="left" w:pos="851"/>
              </w:tabs>
              <w:rPr>
                <w:rFonts w:ascii="微软雅黑" w:hAnsi="微软雅黑" w:eastAsia="微软雅黑" w:cs="Arial"/>
                <w:sz w:val="22"/>
              </w:rPr>
            </w:pPr>
          </w:p>
        </w:tc>
        <w:tc>
          <w:tcPr>
            <w:tcW w:w="915" w:type="pct"/>
            <w:noWrap w:val="0"/>
            <w:vAlign w:val="top"/>
          </w:tcPr>
          <w:p w14:paraId="13D84CEA">
            <w:pPr>
              <w:tabs>
                <w:tab w:val="left" w:pos="851"/>
              </w:tabs>
              <w:rPr>
                <w:rFonts w:ascii="微软雅黑" w:hAnsi="微软雅黑" w:eastAsia="微软雅黑" w:cs="Arial"/>
                <w:sz w:val="22"/>
              </w:rPr>
            </w:pPr>
          </w:p>
        </w:tc>
      </w:tr>
      <w:tr w14:paraId="78F79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3" w:hRule="atLeast"/>
          <w:jc w:val="center"/>
        </w:trPr>
        <w:tc>
          <w:tcPr>
            <w:tcW w:w="426" w:type="pct"/>
            <w:noWrap w:val="0"/>
            <w:vAlign w:val="top"/>
          </w:tcPr>
          <w:p w14:paraId="4F0FA3E5">
            <w:pPr>
              <w:tabs>
                <w:tab w:val="left" w:pos="851"/>
              </w:tabs>
              <w:jc w:val="center"/>
              <w:rPr>
                <w:rFonts w:ascii="微软雅黑" w:hAnsi="微软雅黑" w:eastAsia="微软雅黑" w:cs="Arial"/>
                <w:sz w:val="22"/>
              </w:rPr>
            </w:pPr>
            <w:r>
              <w:rPr>
                <w:rFonts w:ascii="微软雅黑" w:hAnsi="微软雅黑" w:eastAsia="微软雅黑" w:cs="Arial"/>
                <w:sz w:val="22"/>
              </w:rPr>
              <w:t>12</w:t>
            </w:r>
          </w:p>
        </w:tc>
        <w:tc>
          <w:tcPr>
            <w:tcW w:w="1281" w:type="pct"/>
            <w:noWrap w:val="0"/>
            <w:vAlign w:val="top"/>
          </w:tcPr>
          <w:p w14:paraId="30C9AC4E">
            <w:pPr>
              <w:tabs>
                <w:tab w:val="left" w:pos="851"/>
              </w:tabs>
              <w:rPr>
                <w:rFonts w:ascii="微软雅黑" w:hAnsi="微软雅黑" w:eastAsia="微软雅黑"/>
              </w:rPr>
            </w:pPr>
          </w:p>
        </w:tc>
        <w:tc>
          <w:tcPr>
            <w:tcW w:w="940" w:type="pct"/>
            <w:noWrap w:val="0"/>
            <w:vAlign w:val="top"/>
          </w:tcPr>
          <w:p w14:paraId="5B815790">
            <w:pPr>
              <w:tabs>
                <w:tab w:val="left" w:pos="851"/>
              </w:tabs>
              <w:rPr>
                <w:rFonts w:ascii="微软雅黑" w:hAnsi="微软雅黑" w:eastAsia="微软雅黑" w:cs="Arial"/>
                <w:sz w:val="22"/>
              </w:rPr>
            </w:pPr>
          </w:p>
        </w:tc>
        <w:tc>
          <w:tcPr>
            <w:tcW w:w="768" w:type="pct"/>
            <w:noWrap w:val="0"/>
            <w:vAlign w:val="top"/>
          </w:tcPr>
          <w:p w14:paraId="389F0418">
            <w:pPr>
              <w:tabs>
                <w:tab w:val="left" w:pos="851"/>
              </w:tabs>
              <w:rPr>
                <w:rFonts w:ascii="微软雅黑" w:hAnsi="微软雅黑" w:eastAsia="微软雅黑" w:cs="Arial"/>
                <w:sz w:val="22"/>
              </w:rPr>
            </w:pPr>
          </w:p>
        </w:tc>
        <w:tc>
          <w:tcPr>
            <w:tcW w:w="671" w:type="pct"/>
            <w:noWrap w:val="0"/>
            <w:vAlign w:val="top"/>
          </w:tcPr>
          <w:p w14:paraId="314E1F4F">
            <w:pPr>
              <w:tabs>
                <w:tab w:val="left" w:pos="851"/>
              </w:tabs>
              <w:rPr>
                <w:rFonts w:ascii="微软雅黑" w:hAnsi="微软雅黑" w:eastAsia="微软雅黑" w:cs="Arial"/>
                <w:sz w:val="22"/>
              </w:rPr>
            </w:pPr>
          </w:p>
        </w:tc>
        <w:tc>
          <w:tcPr>
            <w:tcW w:w="915" w:type="pct"/>
            <w:noWrap w:val="0"/>
            <w:vAlign w:val="top"/>
          </w:tcPr>
          <w:p w14:paraId="06A5F2B3">
            <w:pPr>
              <w:tabs>
                <w:tab w:val="left" w:pos="851"/>
              </w:tabs>
              <w:rPr>
                <w:rFonts w:ascii="微软雅黑" w:hAnsi="微软雅黑" w:eastAsia="微软雅黑" w:cs="Arial"/>
                <w:sz w:val="22"/>
              </w:rPr>
            </w:pPr>
          </w:p>
        </w:tc>
      </w:tr>
      <w:tr w14:paraId="698FD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 w:hRule="atLeast"/>
          <w:jc w:val="center"/>
        </w:trPr>
        <w:tc>
          <w:tcPr>
            <w:tcW w:w="426" w:type="pct"/>
            <w:noWrap w:val="0"/>
            <w:vAlign w:val="top"/>
          </w:tcPr>
          <w:p w14:paraId="51DF3DC1">
            <w:pPr>
              <w:tabs>
                <w:tab w:val="left" w:pos="851"/>
              </w:tabs>
              <w:jc w:val="center"/>
              <w:rPr>
                <w:rFonts w:ascii="微软雅黑" w:hAnsi="微软雅黑" w:eastAsia="微软雅黑" w:cs="Arial"/>
                <w:sz w:val="22"/>
              </w:rPr>
            </w:pPr>
            <w:r>
              <w:rPr>
                <w:rFonts w:ascii="微软雅黑" w:hAnsi="微软雅黑" w:eastAsia="微软雅黑" w:cs="Arial"/>
                <w:sz w:val="22"/>
              </w:rPr>
              <w:t>13</w:t>
            </w:r>
          </w:p>
        </w:tc>
        <w:tc>
          <w:tcPr>
            <w:tcW w:w="1281" w:type="pct"/>
            <w:noWrap w:val="0"/>
            <w:vAlign w:val="top"/>
          </w:tcPr>
          <w:p w14:paraId="2507C33E">
            <w:pPr>
              <w:tabs>
                <w:tab w:val="left" w:pos="851"/>
              </w:tabs>
              <w:rPr>
                <w:rFonts w:ascii="微软雅黑" w:hAnsi="微软雅黑" w:eastAsia="微软雅黑"/>
              </w:rPr>
            </w:pPr>
          </w:p>
        </w:tc>
        <w:tc>
          <w:tcPr>
            <w:tcW w:w="940" w:type="pct"/>
            <w:noWrap w:val="0"/>
            <w:vAlign w:val="top"/>
          </w:tcPr>
          <w:p w14:paraId="3E234935">
            <w:pPr>
              <w:tabs>
                <w:tab w:val="left" w:pos="851"/>
              </w:tabs>
              <w:rPr>
                <w:rFonts w:ascii="微软雅黑" w:hAnsi="微软雅黑" w:eastAsia="微软雅黑" w:cs="Arial"/>
                <w:sz w:val="22"/>
              </w:rPr>
            </w:pPr>
          </w:p>
        </w:tc>
        <w:tc>
          <w:tcPr>
            <w:tcW w:w="768" w:type="pct"/>
            <w:noWrap w:val="0"/>
            <w:vAlign w:val="top"/>
          </w:tcPr>
          <w:p w14:paraId="474B4FF8">
            <w:pPr>
              <w:tabs>
                <w:tab w:val="left" w:pos="851"/>
              </w:tabs>
              <w:rPr>
                <w:rFonts w:ascii="微软雅黑" w:hAnsi="微软雅黑" w:eastAsia="微软雅黑" w:cs="Arial"/>
                <w:sz w:val="22"/>
              </w:rPr>
            </w:pPr>
          </w:p>
        </w:tc>
        <w:tc>
          <w:tcPr>
            <w:tcW w:w="671" w:type="pct"/>
            <w:noWrap w:val="0"/>
            <w:vAlign w:val="top"/>
          </w:tcPr>
          <w:p w14:paraId="5B601C60">
            <w:pPr>
              <w:tabs>
                <w:tab w:val="left" w:pos="851"/>
              </w:tabs>
              <w:rPr>
                <w:rFonts w:ascii="微软雅黑" w:hAnsi="微软雅黑" w:eastAsia="微软雅黑" w:cs="Arial"/>
                <w:sz w:val="22"/>
              </w:rPr>
            </w:pPr>
          </w:p>
        </w:tc>
        <w:tc>
          <w:tcPr>
            <w:tcW w:w="915" w:type="pct"/>
            <w:noWrap w:val="0"/>
            <w:vAlign w:val="top"/>
          </w:tcPr>
          <w:p w14:paraId="604926D3">
            <w:pPr>
              <w:tabs>
                <w:tab w:val="left" w:pos="851"/>
              </w:tabs>
              <w:rPr>
                <w:rFonts w:ascii="微软雅黑" w:hAnsi="微软雅黑" w:eastAsia="微软雅黑" w:cs="Arial"/>
                <w:sz w:val="22"/>
              </w:rPr>
            </w:pPr>
          </w:p>
        </w:tc>
      </w:tr>
      <w:tr w14:paraId="10AED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 w:hRule="atLeast"/>
          <w:jc w:val="center"/>
        </w:trPr>
        <w:tc>
          <w:tcPr>
            <w:tcW w:w="426" w:type="pct"/>
            <w:noWrap w:val="0"/>
            <w:vAlign w:val="top"/>
          </w:tcPr>
          <w:p w14:paraId="0FE1490E">
            <w:pPr>
              <w:tabs>
                <w:tab w:val="left" w:pos="851"/>
              </w:tabs>
              <w:jc w:val="center"/>
              <w:rPr>
                <w:rFonts w:ascii="微软雅黑" w:hAnsi="微软雅黑" w:eastAsia="微软雅黑" w:cs="Arial"/>
                <w:sz w:val="22"/>
              </w:rPr>
            </w:pPr>
            <w:r>
              <w:rPr>
                <w:rFonts w:ascii="微软雅黑" w:hAnsi="微软雅黑" w:eastAsia="微软雅黑" w:cs="Arial"/>
                <w:sz w:val="22"/>
              </w:rPr>
              <w:t>14</w:t>
            </w:r>
          </w:p>
        </w:tc>
        <w:tc>
          <w:tcPr>
            <w:tcW w:w="1281" w:type="pct"/>
            <w:noWrap w:val="0"/>
            <w:vAlign w:val="top"/>
          </w:tcPr>
          <w:p w14:paraId="6C2BA10F">
            <w:pPr>
              <w:tabs>
                <w:tab w:val="left" w:pos="851"/>
              </w:tabs>
              <w:rPr>
                <w:rFonts w:ascii="微软雅黑" w:hAnsi="微软雅黑" w:eastAsia="微软雅黑"/>
              </w:rPr>
            </w:pPr>
          </w:p>
        </w:tc>
        <w:tc>
          <w:tcPr>
            <w:tcW w:w="940" w:type="pct"/>
            <w:noWrap w:val="0"/>
            <w:vAlign w:val="top"/>
          </w:tcPr>
          <w:p w14:paraId="09ED4519">
            <w:pPr>
              <w:tabs>
                <w:tab w:val="left" w:pos="851"/>
              </w:tabs>
              <w:rPr>
                <w:rFonts w:ascii="微软雅黑" w:hAnsi="微软雅黑" w:eastAsia="微软雅黑" w:cs="Arial"/>
                <w:sz w:val="22"/>
              </w:rPr>
            </w:pPr>
          </w:p>
        </w:tc>
        <w:tc>
          <w:tcPr>
            <w:tcW w:w="768" w:type="pct"/>
            <w:noWrap w:val="0"/>
            <w:vAlign w:val="top"/>
          </w:tcPr>
          <w:p w14:paraId="0F3DB836">
            <w:pPr>
              <w:tabs>
                <w:tab w:val="left" w:pos="851"/>
              </w:tabs>
              <w:rPr>
                <w:rFonts w:ascii="微软雅黑" w:hAnsi="微软雅黑" w:eastAsia="微软雅黑" w:cs="Arial"/>
                <w:sz w:val="22"/>
              </w:rPr>
            </w:pPr>
          </w:p>
        </w:tc>
        <w:tc>
          <w:tcPr>
            <w:tcW w:w="671" w:type="pct"/>
            <w:noWrap w:val="0"/>
            <w:vAlign w:val="top"/>
          </w:tcPr>
          <w:p w14:paraId="6EE74204">
            <w:pPr>
              <w:tabs>
                <w:tab w:val="left" w:pos="851"/>
              </w:tabs>
              <w:rPr>
                <w:rFonts w:ascii="微软雅黑" w:hAnsi="微软雅黑" w:eastAsia="微软雅黑" w:cs="Arial"/>
                <w:sz w:val="22"/>
              </w:rPr>
            </w:pPr>
          </w:p>
        </w:tc>
        <w:tc>
          <w:tcPr>
            <w:tcW w:w="915" w:type="pct"/>
            <w:noWrap w:val="0"/>
            <w:vAlign w:val="top"/>
          </w:tcPr>
          <w:p w14:paraId="3B9AF3B1">
            <w:pPr>
              <w:tabs>
                <w:tab w:val="left" w:pos="851"/>
              </w:tabs>
              <w:rPr>
                <w:rFonts w:ascii="微软雅黑" w:hAnsi="微软雅黑" w:eastAsia="微软雅黑" w:cs="Arial"/>
                <w:sz w:val="22"/>
              </w:rPr>
            </w:pPr>
          </w:p>
        </w:tc>
      </w:tr>
      <w:tr w14:paraId="3B037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 w:hRule="atLeast"/>
          <w:jc w:val="center"/>
        </w:trPr>
        <w:tc>
          <w:tcPr>
            <w:tcW w:w="426" w:type="pct"/>
            <w:noWrap w:val="0"/>
            <w:vAlign w:val="top"/>
          </w:tcPr>
          <w:p w14:paraId="6DA90B45">
            <w:pPr>
              <w:tabs>
                <w:tab w:val="left" w:pos="851"/>
              </w:tabs>
              <w:jc w:val="center"/>
              <w:rPr>
                <w:rFonts w:ascii="微软雅黑" w:hAnsi="微软雅黑" w:eastAsia="微软雅黑" w:cs="Arial"/>
                <w:sz w:val="22"/>
              </w:rPr>
            </w:pPr>
            <w:r>
              <w:rPr>
                <w:rFonts w:ascii="微软雅黑" w:hAnsi="微软雅黑" w:eastAsia="微软雅黑" w:cs="Arial"/>
                <w:sz w:val="22"/>
              </w:rPr>
              <w:t>15</w:t>
            </w:r>
          </w:p>
        </w:tc>
        <w:tc>
          <w:tcPr>
            <w:tcW w:w="1281" w:type="pct"/>
            <w:noWrap w:val="0"/>
            <w:vAlign w:val="top"/>
          </w:tcPr>
          <w:p w14:paraId="2B13F513">
            <w:pPr>
              <w:tabs>
                <w:tab w:val="left" w:pos="851"/>
              </w:tabs>
              <w:rPr>
                <w:rFonts w:ascii="微软雅黑" w:hAnsi="微软雅黑" w:eastAsia="微软雅黑"/>
              </w:rPr>
            </w:pPr>
          </w:p>
        </w:tc>
        <w:tc>
          <w:tcPr>
            <w:tcW w:w="940" w:type="pct"/>
            <w:noWrap w:val="0"/>
            <w:vAlign w:val="top"/>
          </w:tcPr>
          <w:p w14:paraId="4DED7AA7">
            <w:pPr>
              <w:tabs>
                <w:tab w:val="left" w:pos="851"/>
              </w:tabs>
              <w:rPr>
                <w:rFonts w:ascii="微软雅黑" w:hAnsi="微软雅黑" w:eastAsia="微软雅黑" w:cs="Arial"/>
                <w:sz w:val="22"/>
              </w:rPr>
            </w:pPr>
          </w:p>
        </w:tc>
        <w:tc>
          <w:tcPr>
            <w:tcW w:w="768" w:type="pct"/>
            <w:noWrap w:val="0"/>
            <w:vAlign w:val="top"/>
          </w:tcPr>
          <w:p w14:paraId="1FE50193">
            <w:pPr>
              <w:tabs>
                <w:tab w:val="left" w:pos="851"/>
              </w:tabs>
              <w:rPr>
                <w:rFonts w:ascii="微软雅黑" w:hAnsi="微软雅黑" w:eastAsia="微软雅黑" w:cs="Arial"/>
                <w:sz w:val="22"/>
              </w:rPr>
            </w:pPr>
          </w:p>
        </w:tc>
        <w:tc>
          <w:tcPr>
            <w:tcW w:w="671" w:type="pct"/>
            <w:noWrap w:val="0"/>
            <w:vAlign w:val="top"/>
          </w:tcPr>
          <w:p w14:paraId="4C7A5B13">
            <w:pPr>
              <w:tabs>
                <w:tab w:val="left" w:pos="851"/>
              </w:tabs>
              <w:rPr>
                <w:rFonts w:ascii="微软雅黑" w:hAnsi="微软雅黑" w:eastAsia="微软雅黑" w:cs="Arial"/>
                <w:sz w:val="22"/>
              </w:rPr>
            </w:pPr>
          </w:p>
        </w:tc>
        <w:tc>
          <w:tcPr>
            <w:tcW w:w="915" w:type="pct"/>
            <w:noWrap w:val="0"/>
            <w:vAlign w:val="top"/>
          </w:tcPr>
          <w:p w14:paraId="6FC2E8C9">
            <w:pPr>
              <w:tabs>
                <w:tab w:val="left" w:pos="851"/>
              </w:tabs>
              <w:rPr>
                <w:rFonts w:ascii="微软雅黑" w:hAnsi="微软雅黑" w:eastAsia="微软雅黑" w:cs="Arial"/>
                <w:sz w:val="22"/>
              </w:rPr>
            </w:pPr>
          </w:p>
        </w:tc>
      </w:tr>
    </w:tbl>
    <w:p w14:paraId="56F079A7">
      <w:pPr>
        <w:tabs>
          <w:tab w:val="left" w:pos="851"/>
        </w:tabs>
        <w:rPr>
          <w:rFonts w:ascii="微软雅黑" w:hAnsi="微软雅黑" w:eastAsia="微软雅黑" w:cs="Arial"/>
          <w:b/>
          <w:sz w:val="22"/>
          <w:szCs w:val="21"/>
        </w:rPr>
      </w:pPr>
      <w:r>
        <w:rPr>
          <w:rFonts w:hint="eastAsia" w:ascii="微软雅黑" w:hAnsi="微软雅黑" w:eastAsia="微软雅黑" w:cs="Arial"/>
          <w:b/>
          <w:sz w:val="22"/>
          <w:szCs w:val="21"/>
        </w:rPr>
        <w:t>注：</w:t>
      </w:r>
    </w:p>
    <w:p w14:paraId="797FBACD">
      <w:pPr>
        <w:tabs>
          <w:tab w:val="left" w:pos="851"/>
        </w:tabs>
        <w:ind w:firstLine="440" w:firstLineChars="200"/>
        <w:rPr>
          <w:rFonts w:ascii="微软雅黑" w:hAnsi="微软雅黑" w:eastAsia="微软雅黑" w:cs="Arial"/>
          <w:b/>
          <w:sz w:val="22"/>
          <w:szCs w:val="21"/>
        </w:rPr>
      </w:pPr>
      <w:r>
        <w:rPr>
          <w:rFonts w:hint="eastAsia" w:ascii="微软雅黑" w:hAnsi="微软雅黑" w:eastAsia="微软雅黑" w:cs="Arial"/>
          <w:b/>
          <w:sz w:val="22"/>
          <w:szCs w:val="21"/>
        </w:rPr>
        <w:t>1、租赁房屋为带装修、带软装家具交付。本交接单签署前，请双方认真核对房屋装修情况，清点房屋内设施设备、家具家电情况，并如实填写；</w:t>
      </w:r>
    </w:p>
    <w:p w14:paraId="61C68487">
      <w:pPr>
        <w:tabs>
          <w:tab w:val="left" w:pos="851"/>
        </w:tabs>
        <w:ind w:firstLine="440" w:firstLineChars="200"/>
        <w:rPr>
          <w:rFonts w:ascii="微软雅黑" w:hAnsi="微软雅黑" w:eastAsia="微软雅黑" w:cs="Arial"/>
          <w:b/>
          <w:sz w:val="22"/>
          <w:szCs w:val="21"/>
        </w:rPr>
      </w:pPr>
      <w:r>
        <w:rPr>
          <w:rFonts w:hint="eastAsia" w:ascii="微软雅黑" w:hAnsi="微软雅黑" w:eastAsia="微软雅黑" w:cs="Arial"/>
          <w:b/>
          <w:sz w:val="22"/>
          <w:szCs w:val="21"/>
        </w:rPr>
        <w:t>2、本交接单一经双方签署，即视为房屋交付</w:t>
      </w:r>
      <w:r>
        <w:rPr>
          <w:rFonts w:ascii="微软雅黑" w:hAnsi="微软雅黑" w:eastAsia="微软雅黑" w:cs="Arial"/>
          <w:b/>
          <w:sz w:val="22"/>
          <w:szCs w:val="21"/>
        </w:rPr>
        <w:t>/</w:t>
      </w:r>
      <w:r>
        <w:rPr>
          <w:rFonts w:hint="eastAsia" w:ascii="微软雅黑" w:hAnsi="微软雅黑" w:eastAsia="微软雅黑" w:cs="Arial"/>
          <w:b/>
          <w:sz w:val="22"/>
          <w:szCs w:val="21"/>
        </w:rPr>
        <w:t>接收完成。</w:t>
      </w:r>
    </w:p>
    <w:p w14:paraId="68BA7097">
      <w:pPr>
        <w:rPr>
          <w:rFonts w:ascii="微软雅黑" w:hAnsi="微软雅黑" w:eastAsia="微软雅黑"/>
          <w:b/>
          <w:bCs/>
          <w:sz w:val="28"/>
          <w:szCs w:val="28"/>
        </w:rPr>
      </w:pPr>
      <w:r>
        <w:rPr>
          <w:rFonts w:hint="eastAsia" w:ascii="微软雅黑" w:hAnsi="微软雅黑" w:eastAsia="微软雅黑"/>
          <w:b/>
          <w:bCs/>
          <w:sz w:val="28"/>
          <w:szCs w:val="28"/>
        </w:rPr>
        <w:t>设施设备名单</w:t>
      </w:r>
    </w:p>
    <w:tbl>
      <w:tblPr>
        <w:tblStyle w:val="13"/>
        <w:tblW w:w="9780" w:type="dxa"/>
        <w:tblInd w:w="-7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490"/>
        <w:gridCol w:w="2627"/>
        <w:gridCol w:w="236"/>
        <w:gridCol w:w="1866"/>
        <w:gridCol w:w="2789"/>
      </w:tblGrid>
      <w:tr w14:paraId="5DEC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1772" w:type="dxa"/>
            <w:noWrap w:val="0"/>
            <w:vAlign w:val="center"/>
          </w:tcPr>
          <w:p w14:paraId="49FA05A0">
            <w:pPr>
              <w:jc w:val="center"/>
              <w:rPr>
                <w:rFonts w:ascii="微软雅黑" w:hAnsi="微软雅黑" w:eastAsia="微软雅黑"/>
                <w:sz w:val="24"/>
              </w:rPr>
            </w:pPr>
            <w:r>
              <w:rPr>
                <w:rFonts w:hint="eastAsia" w:ascii="微软雅黑" w:hAnsi="微软雅黑" w:eastAsia="微软雅黑"/>
                <w:sz w:val="24"/>
              </w:rPr>
              <w:t>工程名称</w:t>
            </w:r>
          </w:p>
        </w:tc>
        <w:tc>
          <w:tcPr>
            <w:tcW w:w="3353" w:type="dxa"/>
            <w:gridSpan w:val="3"/>
            <w:noWrap w:val="0"/>
            <w:vAlign w:val="center"/>
          </w:tcPr>
          <w:p w14:paraId="098499DD">
            <w:pPr>
              <w:jc w:val="center"/>
              <w:rPr>
                <w:rFonts w:ascii="微软雅黑" w:hAnsi="微软雅黑" w:eastAsia="微软雅黑"/>
                <w:sz w:val="24"/>
              </w:rPr>
            </w:pPr>
          </w:p>
        </w:tc>
        <w:tc>
          <w:tcPr>
            <w:tcW w:w="1866" w:type="dxa"/>
            <w:noWrap w:val="0"/>
            <w:vAlign w:val="center"/>
          </w:tcPr>
          <w:p w14:paraId="0E992B86">
            <w:pPr>
              <w:jc w:val="center"/>
              <w:rPr>
                <w:rFonts w:ascii="微软雅黑" w:hAnsi="微软雅黑" w:eastAsia="微软雅黑"/>
                <w:sz w:val="24"/>
              </w:rPr>
            </w:pPr>
            <w:r>
              <w:rPr>
                <w:rFonts w:hint="eastAsia" w:ascii="微软雅黑" w:hAnsi="微软雅黑" w:eastAsia="微软雅黑"/>
                <w:sz w:val="24"/>
              </w:rPr>
              <w:t>所在位置</w:t>
            </w:r>
          </w:p>
        </w:tc>
        <w:tc>
          <w:tcPr>
            <w:tcW w:w="2789" w:type="dxa"/>
            <w:noWrap w:val="0"/>
            <w:vAlign w:val="center"/>
          </w:tcPr>
          <w:p w14:paraId="05681F56">
            <w:pPr>
              <w:jc w:val="center"/>
              <w:rPr>
                <w:rFonts w:ascii="微软雅黑" w:hAnsi="微软雅黑" w:eastAsia="微软雅黑"/>
                <w:sz w:val="24"/>
              </w:rPr>
            </w:pPr>
          </w:p>
        </w:tc>
      </w:tr>
      <w:tr w14:paraId="3006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1772" w:type="dxa"/>
            <w:noWrap w:val="0"/>
            <w:vAlign w:val="center"/>
          </w:tcPr>
          <w:p w14:paraId="6C1F5FD5">
            <w:pPr>
              <w:jc w:val="center"/>
              <w:rPr>
                <w:rFonts w:ascii="微软雅黑" w:hAnsi="微软雅黑" w:eastAsia="微软雅黑"/>
                <w:sz w:val="24"/>
              </w:rPr>
            </w:pPr>
            <w:r>
              <w:rPr>
                <w:rFonts w:hint="eastAsia" w:ascii="微软雅黑" w:hAnsi="微软雅黑" w:eastAsia="微软雅黑"/>
                <w:sz w:val="24"/>
              </w:rPr>
              <w:t>开发单位</w:t>
            </w:r>
          </w:p>
        </w:tc>
        <w:tc>
          <w:tcPr>
            <w:tcW w:w="3353" w:type="dxa"/>
            <w:gridSpan w:val="3"/>
            <w:noWrap w:val="0"/>
            <w:vAlign w:val="center"/>
          </w:tcPr>
          <w:p w14:paraId="05F8ECA4">
            <w:pPr>
              <w:jc w:val="center"/>
              <w:rPr>
                <w:rFonts w:ascii="微软雅黑" w:hAnsi="微软雅黑" w:eastAsia="微软雅黑"/>
                <w:sz w:val="24"/>
              </w:rPr>
            </w:pPr>
          </w:p>
        </w:tc>
        <w:tc>
          <w:tcPr>
            <w:tcW w:w="1866" w:type="dxa"/>
            <w:noWrap w:val="0"/>
            <w:vAlign w:val="center"/>
          </w:tcPr>
          <w:p w14:paraId="34AD63D2">
            <w:pPr>
              <w:jc w:val="center"/>
              <w:rPr>
                <w:rFonts w:ascii="微软雅黑" w:hAnsi="微软雅黑" w:eastAsia="微软雅黑"/>
                <w:sz w:val="24"/>
              </w:rPr>
            </w:pPr>
            <w:r>
              <w:rPr>
                <w:rFonts w:hint="eastAsia" w:ascii="微软雅黑" w:hAnsi="微软雅黑" w:eastAsia="微软雅黑"/>
                <w:sz w:val="24"/>
              </w:rPr>
              <w:t>结构类型</w:t>
            </w:r>
          </w:p>
        </w:tc>
        <w:tc>
          <w:tcPr>
            <w:tcW w:w="2789" w:type="dxa"/>
            <w:noWrap w:val="0"/>
            <w:vAlign w:val="center"/>
          </w:tcPr>
          <w:p w14:paraId="0E8D157A">
            <w:pPr>
              <w:jc w:val="center"/>
              <w:rPr>
                <w:rFonts w:ascii="微软雅黑" w:hAnsi="微软雅黑" w:eastAsia="微软雅黑"/>
                <w:sz w:val="24"/>
              </w:rPr>
            </w:pPr>
          </w:p>
        </w:tc>
      </w:tr>
      <w:tr w14:paraId="3EE5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1772" w:type="dxa"/>
            <w:noWrap w:val="0"/>
            <w:vAlign w:val="center"/>
          </w:tcPr>
          <w:p w14:paraId="403CD880">
            <w:pPr>
              <w:jc w:val="center"/>
              <w:rPr>
                <w:rFonts w:ascii="微软雅黑" w:hAnsi="微软雅黑" w:eastAsia="微软雅黑"/>
                <w:sz w:val="24"/>
              </w:rPr>
            </w:pPr>
            <w:r>
              <w:rPr>
                <w:rFonts w:hint="eastAsia" w:ascii="微软雅黑" w:hAnsi="微软雅黑" w:eastAsia="微软雅黑"/>
                <w:sz w:val="24"/>
              </w:rPr>
              <w:t>建设单位</w:t>
            </w:r>
          </w:p>
        </w:tc>
        <w:tc>
          <w:tcPr>
            <w:tcW w:w="3353" w:type="dxa"/>
            <w:gridSpan w:val="3"/>
            <w:noWrap w:val="0"/>
            <w:vAlign w:val="center"/>
          </w:tcPr>
          <w:p w14:paraId="14FF3F34">
            <w:pPr>
              <w:jc w:val="center"/>
              <w:rPr>
                <w:rFonts w:ascii="微软雅黑" w:hAnsi="微软雅黑" w:eastAsia="微软雅黑"/>
                <w:sz w:val="24"/>
              </w:rPr>
            </w:pPr>
          </w:p>
        </w:tc>
        <w:tc>
          <w:tcPr>
            <w:tcW w:w="1866" w:type="dxa"/>
            <w:noWrap w:val="0"/>
            <w:vAlign w:val="center"/>
          </w:tcPr>
          <w:p w14:paraId="24D9F1DC">
            <w:pPr>
              <w:jc w:val="center"/>
              <w:rPr>
                <w:rFonts w:ascii="微软雅黑" w:hAnsi="微软雅黑" w:eastAsia="微软雅黑"/>
                <w:sz w:val="24"/>
              </w:rPr>
            </w:pPr>
            <w:r>
              <w:rPr>
                <w:rFonts w:hint="eastAsia" w:ascii="微软雅黑" w:hAnsi="微软雅黑" w:eastAsia="微软雅黑"/>
                <w:sz w:val="24"/>
              </w:rPr>
              <w:t>建筑面积</w:t>
            </w:r>
          </w:p>
        </w:tc>
        <w:tc>
          <w:tcPr>
            <w:tcW w:w="2789" w:type="dxa"/>
            <w:noWrap w:val="0"/>
            <w:vAlign w:val="center"/>
          </w:tcPr>
          <w:p w14:paraId="44F1741D">
            <w:pPr>
              <w:jc w:val="center"/>
              <w:rPr>
                <w:rFonts w:ascii="微软雅黑" w:hAnsi="微软雅黑" w:eastAsia="微软雅黑"/>
                <w:sz w:val="24"/>
              </w:rPr>
            </w:pPr>
          </w:p>
        </w:tc>
      </w:tr>
      <w:tr w14:paraId="35E7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1772" w:type="dxa"/>
            <w:noWrap w:val="0"/>
            <w:vAlign w:val="center"/>
          </w:tcPr>
          <w:p w14:paraId="6CA8F45F">
            <w:pPr>
              <w:jc w:val="center"/>
              <w:rPr>
                <w:rFonts w:ascii="微软雅黑" w:hAnsi="微软雅黑" w:eastAsia="微软雅黑"/>
                <w:sz w:val="24"/>
              </w:rPr>
            </w:pPr>
          </w:p>
        </w:tc>
        <w:tc>
          <w:tcPr>
            <w:tcW w:w="3353" w:type="dxa"/>
            <w:gridSpan w:val="3"/>
            <w:noWrap w:val="0"/>
            <w:vAlign w:val="center"/>
          </w:tcPr>
          <w:p w14:paraId="75ED4FB6">
            <w:pPr>
              <w:jc w:val="center"/>
              <w:rPr>
                <w:rFonts w:ascii="微软雅黑" w:hAnsi="微软雅黑" w:eastAsia="微软雅黑"/>
                <w:sz w:val="24"/>
              </w:rPr>
            </w:pPr>
          </w:p>
        </w:tc>
        <w:tc>
          <w:tcPr>
            <w:tcW w:w="1866" w:type="dxa"/>
            <w:noWrap w:val="0"/>
            <w:vAlign w:val="center"/>
          </w:tcPr>
          <w:p w14:paraId="2A21DB65">
            <w:pPr>
              <w:jc w:val="center"/>
              <w:rPr>
                <w:rFonts w:ascii="微软雅黑" w:hAnsi="微软雅黑" w:eastAsia="微软雅黑"/>
                <w:sz w:val="24"/>
              </w:rPr>
            </w:pPr>
            <w:r>
              <w:rPr>
                <w:rFonts w:hint="eastAsia" w:ascii="微软雅黑" w:hAnsi="微软雅黑" w:eastAsia="微软雅黑"/>
                <w:sz w:val="24"/>
              </w:rPr>
              <w:t>交接时间</w:t>
            </w:r>
          </w:p>
        </w:tc>
        <w:tc>
          <w:tcPr>
            <w:tcW w:w="2789" w:type="dxa"/>
            <w:noWrap w:val="0"/>
            <w:vAlign w:val="center"/>
          </w:tcPr>
          <w:p w14:paraId="384DD2AD">
            <w:pPr>
              <w:jc w:val="center"/>
              <w:rPr>
                <w:rFonts w:ascii="微软雅黑" w:hAnsi="微软雅黑" w:eastAsia="微软雅黑"/>
                <w:sz w:val="24"/>
              </w:rPr>
            </w:pPr>
          </w:p>
        </w:tc>
      </w:tr>
      <w:tr w14:paraId="40D9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2421E0C2">
            <w:pPr>
              <w:jc w:val="center"/>
              <w:rPr>
                <w:rFonts w:ascii="微软雅黑" w:hAnsi="微软雅黑" w:eastAsia="微软雅黑"/>
                <w:sz w:val="24"/>
              </w:rPr>
            </w:pPr>
            <w:r>
              <w:rPr>
                <w:rFonts w:hint="eastAsia" w:ascii="微软雅黑" w:hAnsi="微软雅黑" w:eastAsia="微软雅黑"/>
                <w:sz w:val="24"/>
              </w:rPr>
              <w:t>移交内容（按设计方案图纸为准）</w:t>
            </w:r>
          </w:p>
        </w:tc>
        <w:tc>
          <w:tcPr>
            <w:tcW w:w="7518" w:type="dxa"/>
            <w:gridSpan w:val="4"/>
            <w:noWrap w:val="0"/>
            <w:vAlign w:val="center"/>
          </w:tcPr>
          <w:p w14:paraId="688E9A86">
            <w:pPr>
              <w:jc w:val="center"/>
              <w:rPr>
                <w:rFonts w:ascii="微软雅黑" w:hAnsi="微软雅黑" w:eastAsia="微软雅黑"/>
                <w:sz w:val="24"/>
              </w:rPr>
            </w:pPr>
          </w:p>
        </w:tc>
      </w:tr>
      <w:tr w14:paraId="6DB4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4CC3A92D">
            <w:pPr>
              <w:jc w:val="center"/>
              <w:rPr>
                <w:rFonts w:ascii="微软雅黑" w:hAnsi="微软雅黑" w:eastAsia="微软雅黑"/>
                <w:sz w:val="24"/>
              </w:rPr>
            </w:pPr>
          </w:p>
        </w:tc>
        <w:tc>
          <w:tcPr>
            <w:tcW w:w="7518" w:type="dxa"/>
            <w:gridSpan w:val="4"/>
            <w:noWrap w:val="0"/>
            <w:vAlign w:val="center"/>
          </w:tcPr>
          <w:p w14:paraId="402A1B3C">
            <w:pPr>
              <w:jc w:val="center"/>
              <w:rPr>
                <w:rFonts w:ascii="微软雅黑" w:hAnsi="微软雅黑" w:eastAsia="微软雅黑"/>
                <w:sz w:val="24"/>
              </w:rPr>
            </w:pPr>
          </w:p>
        </w:tc>
      </w:tr>
      <w:tr w14:paraId="3A1E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5CFD9E0D">
            <w:pPr>
              <w:jc w:val="center"/>
              <w:rPr>
                <w:rFonts w:ascii="微软雅黑" w:hAnsi="微软雅黑" w:eastAsia="微软雅黑"/>
                <w:sz w:val="24"/>
              </w:rPr>
            </w:pPr>
          </w:p>
        </w:tc>
        <w:tc>
          <w:tcPr>
            <w:tcW w:w="7518" w:type="dxa"/>
            <w:gridSpan w:val="4"/>
            <w:noWrap w:val="0"/>
            <w:vAlign w:val="center"/>
          </w:tcPr>
          <w:p w14:paraId="381F0035">
            <w:pPr>
              <w:jc w:val="center"/>
              <w:rPr>
                <w:rFonts w:ascii="微软雅黑" w:hAnsi="微软雅黑" w:eastAsia="微软雅黑"/>
                <w:sz w:val="24"/>
              </w:rPr>
            </w:pPr>
          </w:p>
        </w:tc>
      </w:tr>
      <w:tr w14:paraId="73C8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0B18178E">
            <w:pPr>
              <w:jc w:val="center"/>
              <w:rPr>
                <w:rFonts w:ascii="微软雅黑" w:hAnsi="微软雅黑" w:eastAsia="微软雅黑"/>
                <w:sz w:val="24"/>
              </w:rPr>
            </w:pPr>
          </w:p>
        </w:tc>
        <w:tc>
          <w:tcPr>
            <w:tcW w:w="7518" w:type="dxa"/>
            <w:gridSpan w:val="4"/>
            <w:noWrap w:val="0"/>
            <w:vAlign w:val="center"/>
          </w:tcPr>
          <w:p w14:paraId="1F3F3416">
            <w:pPr>
              <w:jc w:val="center"/>
              <w:rPr>
                <w:rFonts w:ascii="微软雅黑" w:hAnsi="微软雅黑" w:eastAsia="微软雅黑"/>
                <w:sz w:val="24"/>
              </w:rPr>
            </w:pPr>
          </w:p>
        </w:tc>
      </w:tr>
      <w:tr w14:paraId="680B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1441CA47">
            <w:pPr>
              <w:jc w:val="center"/>
              <w:rPr>
                <w:rFonts w:ascii="微软雅黑" w:hAnsi="微软雅黑" w:eastAsia="微软雅黑"/>
                <w:sz w:val="24"/>
              </w:rPr>
            </w:pPr>
          </w:p>
        </w:tc>
        <w:tc>
          <w:tcPr>
            <w:tcW w:w="7518" w:type="dxa"/>
            <w:gridSpan w:val="4"/>
            <w:noWrap w:val="0"/>
            <w:vAlign w:val="center"/>
          </w:tcPr>
          <w:p w14:paraId="7BEF9FAD">
            <w:pPr>
              <w:jc w:val="center"/>
              <w:rPr>
                <w:rFonts w:ascii="微软雅黑" w:hAnsi="微软雅黑" w:eastAsia="微软雅黑"/>
                <w:sz w:val="24"/>
              </w:rPr>
            </w:pPr>
          </w:p>
        </w:tc>
      </w:tr>
      <w:tr w14:paraId="43FC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6C47E957">
            <w:pPr>
              <w:jc w:val="center"/>
              <w:rPr>
                <w:rFonts w:ascii="微软雅黑" w:hAnsi="微软雅黑" w:eastAsia="微软雅黑"/>
                <w:sz w:val="24"/>
              </w:rPr>
            </w:pPr>
          </w:p>
        </w:tc>
        <w:tc>
          <w:tcPr>
            <w:tcW w:w="7518" w:type="dxa"/>
            <w:gridSpan w:val="4"/>
            <w:noWrap w:val="0"/>
            <w:vAlign w:val="center"/>
          </w:tcPr>
          <w:p w14:paraId="2C46CC5A">
            <w:pPr>
              <w:jc w:val="center"/>
              <w:rPr>
                <w:rFonts w:ascii="微软雅黑" w:hAnsi="微软雅黑" w:eastAsia="微软雅黑"/>
                <w:sz w:val="24"/>
              </w:rPr>
            </w:pPr>
          </w:p>
        </w:tc>
      </w:tr>
      <w:tr w14:paraId="2C427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77C772E1">
            <w:pPr>
              <w:jc w:val="center"/>
              <w:rPr>
                <w:rFonts w:ascii="微软雅黑" w:hAnsi="微软雅黑" w:eastAsia="微软雅黑"/>
                <w:sz w:val="24"/>
              </w:rPr>
            </w:pPr>
          </w:p>
        </w:tc>
        <w:tc>
          <w:tcPr>
            <w:tcW w:w="7518" w:type="dxa"/>
            <w:gridSpan w:val="4"/>
            <w:noWrap w:val="0"/>
            <w:vAlign w:val="center"/>
          </w:tcPr>
          <w:p w14:paraId="5798008D">
            <w:pPr>
              <w:jc w:val="center"/>
              <w:rPr>
                <w:rFonts w:ascii="微软雅黑" w:hAnsi="微软雅黑" w:eastAsia="微软雅黑"/>
                <w:sz w:val="24"/>
              </w:rPr>
            </w:pPr>
          </w:p>
        </w:tc>
      </w:tr>
      <w:tr w14:paraId="6B4B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49B5ADCB">
            <w:pPr>
              <w:jc w:val="center"/>
              <w:rPr>
                <w:rFonts w:ascii="微软雅黑" w:hAnsi="微软雅黑" w:eastAsia="微软雅黑"/>
                <w:sz w:val="24"/>
              </w:rPr>
            </w:pPr>
          </w:p>
        </w:tc>
        <w:tc>
          <w:tcPr>
            <w:tcW w:w="7518" w:type="dxa"/>
            <w:gridSpan w:val="4"/>
            <w:noWrap w:val="0"/>
            <w:vAlign w:val="center"/>
          </w:tcPr>
          <w:p w14:paraId="586867CF">
            <w:pPr>
              <w:jc w:val="center"/>
              <w:rPr>
                <w:rFonts w:ascii="微软雅黑" w:hAnsi="微软雅黑" w:eastAsia="微软雅黑"/>
                <w:sz w:val="24"/>
              </w:rPr>
            </w:pPr>
          </w:p>
        </w:tc>
      </w:tr>
      <w:tr w14:paraId="1603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262" w:type="dxa"/>
            <w:gridSpan w:val="2"/>
            <w:noWrap w:val="0"/>
            <w:vAlign w:val="center"/>
          </w:tcPr>
          <w:p w14:paraId="2E47776E">
            <w:pPr>
              <w:jc w:val="center"/>
              <w:rPr>
                <w:rFonts w:ascii="微软雅黑" w:hAnsi="微软雅黑" w:eastAsia="微软雅黑"/>
                <w:sz w:val="24"/>
              </w:rPr>
            </w:pPr>
            <w:r>
              <w:rPr>
                <w:rFonts w:hint="eastAsia" w:ascii="微软雅黑" w:hAnsi="微软雅黑" w:eastAsia="微软雅黑"/>
                <w:sz w:val="24"/>
              </w:rPr>
              <w:t>其他</w:t>
            </w:r>
          </w:p>
        </w:tc>
        <w:tc>
          <w:tcPr>
            <w:tcW w:w="7518" w:type="dxa"/>
            <w:gridSpan w:val="4"/>
            <w:noWrap w:val="0"/>
            <w:vAlign w:val="center"/>
          </w:tcPr>
          <w:p w14:paraId="13C9095B">
            <w:pPr>
              <w:jc w:val="center"/>
              <w:rPr>
                <w:rFonts w:ascii="微软雅黑" w:hAnsi="微软雅黑" w:eastAsia="微软雅黑"/>
                <w:sz w:val="24"/>
              </w:rPr>
            </w:pPr>
          </w:p>
        </w:tc>
      </w:tr>
      <w:tr w14:paraId="6542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8" w:hRule="atLeast"/>
        </w:trPr>
        <w:tc>
          <w:tcPr>
            <w:tcW w:w="4889" w:type="dxa"/>
            <w:gridSpan w:val="3"/>
            <w:noWrap w:val="0"/>
            <w:vAlign w:val="top"/>
          </w:tcPr>
          <w:p w14:paraId="399A6626">
            <w:pPr>
              <w:tabs>
                <w:tab w:val="left" w:pos="552"/>
              </w:tabs>
              <w:rPr>
                <w:rFonts w:ascii="微软雅黑" w:hAnsi="微软雅黑" w:eastAsia="微软雅黑"/>
                <w:sz w:val="24"/>
              </w:rPr>
            </w:pPr>
            <w:r>
              <w:rPr>
                <w:rFonts w:ascii="微软雅黑" w:hAnsi="微软雅黑" w:eastAsia="微软雅黑"/>
                <w:sz w:val="24"/>
              </w:rPr>
              <w:tab/>
            </w:r>
          </w:p>
          <w:p w14:paraId="0FEF1FF6">
            <w:pPr>
              <w:tabs>
                <w:tab w:val="left" w:pos="552"/>
              </w:tabs>
              <w:rPr>
                <w:rFonts w:ascii="微软雅黑" w:hAnsi="微软雅黑" w:eastAsia="微软雅黑"/>
                <w:sz w:val="24"/>
              </w:rPr>
            </w:pPr>
            <w:r>
              <w:rPr>
                <w:rFonts w:hint="eastAsia" w:ascii="微软雅黑" w:hAnsi="微软雅黑" w:eastAsia="微软雅黑"/>
                <w:sz w:val="24"/>
              </w:rPr>
              <w:t>移交单位(盖章)</w:t>
            </w:r>
          </w:p>
          <w:p w14:paraId="5F079859">
            <w:pPr>
              <w:rPr>
                <w:rFonts w:ascii="微软雅黑" w:hAnsi="微软雅黑" w:eastAsia="微软雅黑"/>
                <w:sz w:val="24"/>
              </w:rPr>
            </w:pPr>
          </w:p>
          <w:p w14:paraId="7EDE9798">
            <w:pPr>
              <w:rPr>
                <w:rFonts w:ascii="微软雅黑" w:hAnsi="微软雅黑" w:eastAsia="微软雅黑"/>
                <w:sz w:val="24"/>
              </w:rPr>
            </w:pPr>
          </w:p>
          <w:p w14:paraId="7654D753">
            <w:pPr>
              <w:rPr>
                <w:rFonts w:ascii="微软雅黑" w:hAnsi="微软雅黑" w:eastAsia="微软雅黑"/>
                <w:sz w:val="24"/>
              </w:rPr>
            </w:pPr>
          </w:p>
          <w:p w14:paraId="26DDF490">
            <w:pPr>
              <w:tabs>
                <w:tab w:val="left" w:pos="2952"/>
              </w:tabs>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代表：</w:t>
            </w:r>
          </w:p>
          <w:p w14:paraId="764DD942">
            <w:pPr>
              <w:tabs>
                <w:tab w:val="left" w:pos="2952"/>
              </w:tabs>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日期：</w:t>
            </w:r>
          </w:p>
        </w:tc>
        <w:tc>
          <w:tcPr>
            <w:tcW w:w="4891" w:type="dxa"/>
            <w:gridSpan w:val="3"/>
            <w:noWrap w:val="0"/>
            <w:vAlign w:val="top"/>
          </w:tcPr>
          <w:p w14:paraId="40C2BEBE">
            <w:pPr>
              <w:tabs>
                <w:tab w:val="left" w:pos="552"/>
              </w:tabs>
              <w:rPr>
                <w:rFonts w:ascii="微软雅黑" w:hAnsi="微软雅黑" w:eastAsia="微软雅黑"/>
                <w:sz w:val="24"/>
              </w:rPr>
            </w:pPr>
          </w:p>
          <w:p w14:paraId="03B1F2A9">
            <w:pPr>
              <w:tabs>
                <w:tab w:val="left" w:pos="552"/>
              </w:tabs>
              <w:rPr>
                <w:rFonts w:ascii="微软雅黑" w:hAnsi="微软雅黑" w:eastAsia="微软雅黑"/>
                <w:sz w:val="24"/>
              </w:rPr>
            </w:pPr>
            <w:r>
              <w:rPr>
                <w:rFonts w:hint="eastAsia" w:ascii="微软雅黑" w:hAnsi="微软雅黑" w:eastAsia="微软雅黑"/>
                <w:sz w:val="24"/>
              </w:rPr>
              <w:t>接收单位(盖章)</w:t>
            </w:r>
          </w:p>
          <w:p w14:paraId="6559CBD3">
            <w:pPr>
              <w:jc w:val="left"/>
              <w:rPr>
                <w:rFonts w:ascii="微软雅黑" w:hAnsi="微软雅黑" w:eastAsia="微软雅黑"/>
                <w:sz w:val="24"/>
              </w:rPr>
            </w:pPr>
          </w:p>
          <w:p w14:paraId="248BB73B">
            <w:pPr>
              <w:rPr>
                <w:rFonts w:ascii="微软雅黑" w:hAnsi="微软雅黑" w:eastAsia="微软雅黑"/>
                <w:sz w:val="24"/>
              </w:rPr>
            </w:pPr>
          </w:p>
          <w:p w14:paraId="34893711">
            <w:pPr>
              <w:rPr>
                <w:rFonts w:ascii="微软雅黑" w:hAnsi="微软雅黑" w:eastAsia="微软雅黑"/>
                <w:sz w:val="24"/>
              </w:rPr>
            </w:pPr>
          </w:p>
          <w:p w14:paraId="779E999C">
            <w:pPr>
              <w:tabs>
                <w:tab w:val="left" w:pos="2952"/>
              </w:tabs>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代表：</w:t>
            </w:r>
          </w:p>
          <w:p w14:paraId="53801163">
            <w:pPr>
              <w:tabs>
                <w:tab w:val="left" w:pos="2928"/>
              </w:tabs>
              <w:rPr>
                <w:rFonts w:ascii="微软雅黑" w:hAnsi="微软雅黑" w:eastAsia="微软雅黑"/>
                <w:sz w:val="24"/>
              </w:rPr>
            </w:pPr>
            <w:r>
              <w:rPr>
                <w:rFonts w:ascii="微软雅黑" w:hAnsi="微软雅黑" w:eastAsia="微软雅黑"/>
                <w:sz w:val="24"/>
              </w:rPr>
              <w:tab/>
            </w:r>
            <w:r>
              <w:rPr>
                <w:rFonts w:hint="eastAsia" w:ascii="微软雅黑" w:hAnsi="微软雅黑" w:eastAsia="微软雅黑"/>
                <w:sz w:val="24"/>
              </w:rPr>
              <w:t>日期：</w:t>
            </w:r>
          </w:p>
        </w:tc>
      </w:tr>
    </w:tbl>
    <w:p w14:paraId="23795E26">
      <w:pPr>
        <w:spacing w:line="360" w:lineRule="auto"/>
        <w:jc w:val="left"/>
        <w:rPr>
          <w:rFonts w:ascii="微软雅黑" w:hAnsi="微软雅黑" w:eastAsia="微软雅黑"/>
          <w:sz w:val="24"/>
        </w:rPr>
      </w:pPr>
      <w:r>
        <w:rPr>
          <w:rFonts w:hint="eastAsia" w:ascii="微软雅黑" w:hAnsi="微软雅黑" w:eastAsia="微软雅黑"/>
          <w:sz w:val="24"/>
        </w:rPr>
        <w:t>安全使用管理要求：</w:t>
      </w:r>
    </w:p>
    <w:p w14:paraId="18E4D56E">
      <w:pPr>
        <w:spacing w:line="360" w:lineRule="auto"/>
        <w:jc w:val="left"/>
        <w:rPr>
          <w:rFonts w:ascii="微软雅黑" w:hAnsi="微软雅黑" w:eastAsia="微软雅黑"/>
          <w:sz w:val="24"/>
        </w:rPr>
      </w:pPr>
      <w:r>
        <w:rPr>
          <w:rFonts w:hint="eastAsia" w:ascii="微软雅黑" w:hAnsi="微软雅黑" w:eastAsia="微软雅黑"/>
          <w:sz w:val="24"/>
        </w:rPr>
        <w:t>1.按照房屋设计要求或者批准的使用功能合理使用房屋:</w:t>
      </w:r>
    </w:p>
    <w:p w14:paraId="3F916B62">
      <w:pPr>
        <w:spacing w:line="360" w:lineRule="auto"/>
        <w:jc w:val="left"/>
        <w:rPr>
          <w:rFonts w:ascii="微软雅黑" w:hAnsi="微软雅黑" w:eastAsia="微软雅黑"/>
          <w:sz w:val="24"/>
        </w:rPr>
      </w:pPr>
      <w:r>
        <w:rPr>
          <w:rFonts w:hint="eastAsia" w:ascii="微软雅黑" w:hAnsi="微软雅黑" w:eastAsia="微软雅黑"/>
          <w:sz w:val="24"/>
        </w:rPr>
        <w:t>2.定期检查，及时消除安全隐患（包括不限于用水用电、设施设备等）;</w:t>
      </w:r>
    </w:p>
    <w:p w14:paraId="2D6DDE98">
      <w:pPr>
        <w:spacing w:line="360" w:lineRule="auto"/>
        <w:jc w:val="left"/>
        <w:rPr>
          <w:rFonts w:ascii="微软雅黑" w:hAnsi="微软雅黑" w:eastAsia="微软雅黑"/>
          <w:sz w:val="24"/>
        </w:rPr>
      </w:pPr>
      <w:r>
        <w:rPr>
          <w:rFonts w:hint="eastAsia" w:ascii="微软雅黑" w:hAnsi="微软雅黑" w:eastAsia="微软雅黑"/>
          <w:sz w:val="24"/>
        </w:rPr>
        <w:t>3.在房屋改造及室内装饰装修过程中，确保房屋结构安全;</w:t>
      </w:r>
    </w:p>
    <w:p w14:paraId="0F9C1802">
      <w:pPr>
        <w:spacing w:line="360" w:lineRule="auto"/>
        <w:jc w:val="left"/>
        <w:rPr>
          <w:rFonts w:ascii="微软雅黑" w:hAnsi="微软雅黑" w:eastAsia="微软雅黑"/>
          <w:sz w:val="24"/>
        </w:rPr>
      </w:pPr>
      <w:r>
        <w:rPr>
          <w:rFonts w:hint="eastAsia" w:ascii="微软雅黑" w:hAnsi="微软雅黑" w:eastAsia="微软雅黑"/>
          <w:sz w:val="24"/>
        </w:rPr>
        <w:t>4.按照规定定期进行房屋安全检测鉴定，</w:t>
      </w:r>
    </w:p>
    <w:p w14:paraId="310EB288">
      <w:pPr>
        <w:spacing w:line="360" w:lineRule="auto"/>
        <w:jc w:val="left"/>
        <w:rPr>
          <w:rFonts w:ascii="微软雅黑" w:hAnsi="微软雅黑" w:eastAsia="微软雅黑"/>
          <w:sz w:val="24"/>
        </w:rPr>
      </w:pPr>
      <w:r>
        <w:rPr>
          <w:rFonts w:hint="eastAsia" w:ascii="微软雅黑" w:hAnsi="微软雅黑" w:eastAsia="微软雅黑"/>
          <w:sz w:val="24"/>
        </w:rPr>
        <w:t>5.若发现隐患，对房屋及时治理解危;</w:t>
      </w:r>
    </w:p>
    <w:p w14:paraId="26EE154B">
      <w:pPr>
        <w:spacing w:line="360" w:lineRule="auto"/>
        <w:jc w:val="left"/>
        <w:rPr>
          <w:rFonts w:ascii="微软雅黑" w:hAnsi="微软雅黑" w:eastAsia="微软雅黑"/>
          <w:sz w:val="24"/>
        </w:rPr>
      </w:pPr>
      <w:r>
        <w:rPr>
          <w:rFonts w:hint="eastAsia" w:ascii="微软雅黑" w:hAnsi="微软雅黑" w:eastAsia="微软雅黑"/>
          <w:sz w:val="24"/>
        </w:rPr>
        <w:t>6.配合有关部门开展房屋安全隐患排査、检测鉴定及危险房屋应急处置等工作;</w:t>
      </w:r>
    </w:p>
    <w:p w14:paraId="0912FFE5">
      <w:pPr>
        <w:spacing w:line="360" w:lineRule="auto"/>
        <w:jc w:val="left"/>
        <w:rPr>
          <w:rFonts w:ascii="微软雅黑" w:hAnsi="微软雅黑" w:eastAsia="微软雅黑"/>
          <w:sz w:val="24"/>
        </w:rPr>
      </w:pPr>
      <w:r>
        <w:rPr>
          <w:rFonts w:hint="eastAsia" w:ascii="微软雅黑" w:hAnsi="微软雅黑" w:eastAsia="微软雅黑"/>
          <w:sz w:val="24"/>
        </w:rPr>
        <w:t>7.依法应承担的安全管理其他责任（包括不限于防火、防自然灾害等）；</w:t>
      </w:r>
    </w:p>
    <w:p w14:paraId="537A2C74">
      <w:pPr>
        <w:spacing w:line="360" w:lineRule="auto"/>
        <w:ind w:firstLine="720" w:firstLineChars="300"/>
        <w:jc w:val="left"/>
        <w:rPr>
          <w:rFonts w:ascii="微软雅黑" w:hAnsi="微软雅黑" w:eastAsia="微软雅黑"/>
          <w:sz w:val="24"/>
        </w:rPr>
      </w:pPr>
      <w:r>
        <w:rPr>
          <w:rFonts w:hint="eastAsia" w:ascii="微软雅黑" w:hAnsi="微软雅黑" w:eastAsia="微软雅黑"/>
          <w:sz w:val="24"/>
        </w:rPr>
        <w:t>建筑物共有部分的安全检查和修缮、维护，实行委托管理的，由受委托的运营服务企业或者租赁单位按照约定实施，并建立相应的房屋安全管理档案;实行自主管理的，由房屋租赁房安全责任人共同承担。</w:t>
      </w:r>
    </w:p>
    <w:p w14:paraId="2528CDF3">
      <w:pPr>
        <w:rPr>
          <w:rFonts w:hint="eastAsia" w:ascii="微软雅黑" w:hAnsi="微软雅黑" w:eastAsia="微软雅黑" w:cs="仿宋"/>
          <w:szCs w:val="21"/>
        </w:rPr>
      </w:pPr>
    </w:p>
    <w:p w14:paraId="6D021567">
      <w:pPr>
        <w:rPr>
          <w:rFonts w:ascii="微软雅黑" w:hAnsi="微软雅黑" w:eastAsia="微软雅黑" w:cs="仿宋"/>
          <w:szCs w:val="21"/>
        </w:rPr>
      </w:pPr>
    </w:p>
    <w:sectPr>
      <w:headerReference r:id="rId5" w:type="default"/>
      <w:footerReference r:id="rId6" w:type="default"/>
      <w:pgSz w:w="11906" w:h="16838"/>
      <w:pgMar w:top="1440" w:right="1800" w:bottom="1406" w:left="1800" w:header="851" w:footer="932" w:gutter="0"/>
      <w:pgNumType w:start="2"/>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7." w:date="2025-06-03T11:11:00Z" w:initials="">
    <w:p w14:paraId="320815D6">
      <w:pPr>
        <w:pStyle w:val="4"/>
      </w:pPr>
      <w:r>
        <w:rPr>
          <w:rFonts w:hint="eastAsia"/>
        </w:rPr>
        <w:t>建议改成具体的违约金，不要这些东西，尤其是如果乙方没接租赁物，场内根本没什么乙方的经营物资</w:t>
      </w:r>
    </w:p>
  </w:comment>
  <w:comment w:id="1" w:author="李懿航" w:date="2025-06-03T12:06:00Z" w:initials="李懿航">
    <w:p w14:paraId="74B600BF">
      <w:pPr>
        <w:pStyle w:val="4"/>
      </w:pPr>
      <w:r>
        <w:t>保底</w:t>
      </w:r>
      <w:r>
        <w:rPr>
          <w:rFonts w:hint="eastAsia"/>
        </w:rPr>
        <w:t>1</w:t>
      </w:r>
      <w:r>
        <w:t>00</w:t>
      </w:r>
      <w:r>
        <w:rPr>
          <w:rFonts w:hint="eastAsia"/>
        </w:rPr>
        <w:t>%</w:t>
      </w:r>
      <w:r>
        <w:t>违约金可否</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20815D6" w15:done="0"/>
  <w15:commentEx w15:paraId="74B600B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imes New Roman Bold">
    <w:altName w:val="Times New Roman"/>
    <w:panose1 w:val="02020503050405090304"/>
    <w:charset w:val="00"/>
    <w:family w:val="roman"/>
    <w:pitch w:val="default"/>
    <w:sig w:usb0="00000000" w:usb1="00000000" w:usb2="00000001" w:usb3="00000000" w:csb0="400001BF" w:csb1="DFF7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30C5A">
    <w:pPr>
      <w:pStyle w:val="8"/>
      <w:rPr>
        <w:rFonts w:hint="eastAsia" w:ascii="仿宋" w:hAnsi="仿宋" w:eastAsia="仿宋" w:cs="仿宋"/>
        <w:color w:val="0070C0"/>
      </w:rPr>
    </w:pPr>
  </w:p>
  <w:p w14:paraId="73D46451">
    <w:pPr>
      <w:pStyle w:val="8"/>
      <w:rPr>
        <w:rFonts w:hint="eastAsia" w:ascii="仿宋" w:hAnsi="仿宋" w:eastAsia="仿宋" w:cs="仿宋"/>
        <w:color w:val="0070C0"/>
      </w:rPr>
    </w:pPr>
    <w:r>
      <w:rPr>
        <w:rFonts w:hint="eastAsia" w:ascii="仿宋" w:hAnsi="仿宋" w:eastAsia="仿宋" w:cs="仿宋"/>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158115</wp:posOffset>
              </wp:positionV>
              <wp:extent cx="933450" cy="170815"/>
              <wp:effectExtent l="0" t="0" r="0" b="0"/>
              <wp:wrapNone/>
              <wp:docPr id="17" name="文本框 2"/>
              <wp:cNvGraphicFramePr/>
              <a:graphic xmlns:a="http://schemas.openxmlformats.org/drawingml/2006/main">
                <a:graphicData uri="http://schemas.microsoft.com/office/word/2010/wordprocessingShape">
                  <wps:wsp>
                    <wps:cNvSpPr txBox="1"/>
                    <wps:spPr>
                      <a:xfrm>
                        <a:off x="0" y="0"/>
                        <a:ext cx="933450" cy="170815"/>
                      </a:xfrm>
                      <a:prstGeom prst="rect">
                        <a:avLst/>
                      </a:prstGeom>
                      <a:noFill/>
                      <a:ln w="15875">
                        <a:noFill/>
                      </a:ln>
                    </wps:spPr>
                    <wps:txbx>
                      <w:txbxContent>
                        <w:p w14:paraId="06945AAB">
                          <w:pPr>
                            <w:snapToGrid w:val="0"/>
                            <w:rPr>
                              <w:rFonts w:hint="eastAsia"/>
                              <w:sz w:val="16"/>
                              <w:szCs w:val="22"/>
                            </w:rPr>
                          </w:pPr>
                          <w:r>
                            <w:rPr>
                              <w:rFonts w:hint="eastAsia"/>
                              <w:sz w:val="16"/>
                              <w:szCs w:val="22"/>
                            </w:rPr>
                            <w:t xml:space="preserve">第 </w:t>
                          </w:r>
                          <w:r>
                            <w:rPr>
                              <w:rFonts w:hint="eastAsia"/>
                              <w:sz w:val="16"/>
                              <w:szCs w:val="22"/>
                            </w:rPr>
                            <w:fldChar w:fldCharType="begin"/>
                          </w:r>
                          <w:r>
                            <w:rPr>
                              <w:rFonts w:hint="eastAsia"/>
                              <w:sz w:val="16"/>
                              <w:szCs w:val="22"/>
                            </w:rPr>
                            <w:instrText xml:space="preserve"> PAGE  \* MERGEFORMAT </w:instrText>
                          </w:r>
                          <w:r>
                            <w:rPr>
                              <w:rFonts w:hint="eastAsia"/>
                              <w:sz w:val="16"/>
                              <w:szCs w:val="22"/>
                            </w:rPr>
                            <w:fldChar w:fldCharType="separate"/>
                          </w:r>
                          <w:r>
                            <w:rPr>
                              <w:sz w:val="16"/>
                              <w:szCs w:val="22"/>
                            </w:rPr>
                            <w:t>22</w:t>
                          </w:r>
                          <w:r>
                            <w:rPr>
                              <w:rFonts w:hint="eastAsia"/>
                              <w:sz w:val="16"/>
                              <w:szCs w:val="22"/>
                            </w:rPr>
                            <w:fldChar w:fldCharType="end"/>
                          </w:r>
                          <w:r>
                            <w:rPr>
                              <w:rFonts w:hint="eastAsia"/>
                              <w:sz w:val="16"/>
                              <w:szCs w:val="22"/>
                            </w:rPr>
                            <w:t xml:space="preserve"> 页 共 </w:t>
                          </w:r>
                          <w:r>
                            <w:rPr>
                              <w:rFonts w:hint="eastAsia"/>
                              <w:sz w:val="16"/>
                              <w:szCs w:val="22"/>
                            </w:rPr>
                            <w:fldChar w:fldCharType="begin"/>
                          </w:r>
                          <w:r>
                            <w:rPr>
                              <w:rFonts w:hint="eastAsia"/>
                              <w:sz w:val="16"/>
                              <w:szCs w:val="22"/>
                            </w:rPr>
                            <w:instrText xml:space="preserve"> NUMPAGES  \* MERGEFORMAT </w:instrText>
                          </w:r>
                          <w:r>
                            <w:rPr>
                              <w:rFonts w:hint="eastAsia"/>
                              <w:sz w:val="16"/>
                              <w:szCs w:val="22"/>
                            </w:rPr>
                            <w:fldChar w:fldCharType="separate"/>
                          </w:r>
                          <w:r>
                            <w:rPr>
                              <w:sz w:val="16"/>
                              <w:szCs w:val="22"/>
                            </w:rPr>
                            <w:t>25</w:t>
                          </w:r>
                          <w:r>
                            <w:rPr>
                              <w:rFonts w:hint="eastAsia"/>
                              <w:sz w:val="16"/>
                              <w:szCs w:val="22"/>
                            </w:rPr>
                            <w:fldChar w:fldCharType="end"/>
                          </w:r>
                          <w:r>
                            <w:rPr>
                              <w:rFonts w:hint="eastAsia"/>
                              <w:sz w:val="16"/>
                              <w:szCs w:val="22"/>
                            </w:rPr>
                            <w:t xml:space="preserve"> 页</w:t>
                          </w:r>
                        </w:p>
                      </w:txbxContent>
                    </wps:txbx>
                    <wps:bodyPr wrap="square" lIns="0" tIns="0" rIns="0" bIns="0" upright="0"/>
                  </wps:wsp>
                </a:graphicData>
              </a:graphic>
            </wp:anchor>
          </w:drawing>
        </mc:Choice>
        <mc:Fallback>
          <w:pict>
            <v:shape id="文本框 2" o:spid="_x0000_s1026" o:spt="202" type="#_x0000_t202" style="position:absolute;left:0pt;margin-top:12.45pt;height:13.45pt;width:73.5pt;mso-position-horizontal:center;mso-position-horizontal-relative:margin;z-index:251659264;mso-width-relative:page;mso-height-relative:page;" filled="f" stroked="f" coordsize="21600,21600" o:gfxdata="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cYxOM1gAAAAYBAAAPAAAAAAAAAAEAIAAAACIAAABkcnMv&#10;ZG93bnJldi54bWxQSwECFAAUAAAACACHTuJAsuPgWcwBAACKAwAADgAAAAAAAAABACAAAAAlAQAA&#10;ZHJzL2Uyb0RvYy54bWxQSwUGAAAAAAYABgBZAQAAYwUAAAAA&#10;">
              <v:fill on="f" focussize="0,0"/>
              <v:stroke on="f" weight="1.25pt"/>
              <v:imagedata o:title=""/>
              <o:lock v:ext="edit" aspectratio="f"/>
              <v:textbox inset="0mm,0mm,0mm,0mm">
                <w:txbxContent>
                  <w:p w14:paraId="06945AAB">
                    <w:pPr>
                      <w:snapToGrid w:val="0"/>
                      <w:rPr>
                        <w:rFonts w:hint="eastAsia"/>
                        <w:sz w:val="16"/>
                        <w:szCs w:val="22"/>
                      </w:rPr>
                    </w:pPr>
                    <w:r>
                      <w:rPr>
                        <w:rFonts w:hint="eastAsia"/>
                        <w:sz w:val="16"/>
                        <w:szCs w:val="22"/>
                      </w:rPr>
                      <w:t xml:space="preserve">第 </w:t>
                    </w:r>
                    <w:r>
                      <w:rPr>
                        <w:rFonts w:hint="eastAsia"/>
                        <w:sz w:val="16"/>
                        <w:szCs w:val="22"/>
                      </w:rPr>
                      <w:fldChar w:fldCharType="begin"/>
                    </w:r>
                    <w:r>
                      <w:rPr>
                        <w:rFonts w:hint="eastAsia"/>
                        <w:sz w:val="16"/>
                        <w:szCs w:val="22"/>
                      </w:rPr>
                      <w:instrText xml:space="preserve"> PAGE  \* MERGEFORMAT </w:instrText>
                    </w:r>
                    <w:r>
                      <w:rPr>
                        <w:rFonts w:hint="eastAsia"/>
                        <w:sz w:val="16"/>
                        <w:szCs w:val="22"/>
                      </w:rPr>
                      <w:fldChar w:fldCharType="separate"/>
                    </w:r>
                    <w:r>
                      <w:rPr>
                        <w:sz w:val="16"/>
                        <w:szCs w:val="22"/>
                      </w:rPr>
                      <w:t>22</w:t>
                    </w:r>
                    <w:r>
                      <w:rPr>
                        <w:rFonts w:hint="eastAsia"/>
                        <w:sz w:val="16"/>
                        <w:szCs w:val="22"/>
                      </w:rPr>
                      <w:fldChar w:fldCharType="end"/>
                    </w:r>
                    <w:r>
                      <w:rPr>
                        <w:rFonts w:hint="eastAsia"/>
                        <w:sz w:val="16"/>
                        <w:szCs w:val="22"/>
                      </w:rPr>
                      <w:t xml:space="preserve"> 页 共 </w:t>
                    </w:r>
                    <w:r>
                      <w:rPr>
                        <w:rFonts w:hint="eastAsia"/>
                        <w:sz w:val="16"/>
                        <w:szCs w:val="22"/>
                      </w:rPr>
                      <w:fldChar w:fldCharType="begin"/>
                    </w:r>
                    <w:r>
                      <w:rPr>
                        <w:rFonts w:hint="eastAsia"/>
                        <w:sz w:val="16"/>
                        <w:szCs w:val="22"/>
                      </w:rPr>
                      <w:instrText xml:space="preserve"> NUMPAGES  \* MERGEFORMAT </w:instrText>
                    </w:r>
                    <w:r>
                      <w:rPr>
                        <w:rFonts w:hint="eastAsia"/>
                        <w:sz w:val="16"/>
                        <w:szCs w:val="22"/>
                      </w:rPr>
                      <w:fldChar w:fldCharType="separate"/>
                    </w:r>
                    <w:r>
                      <w:rPr>
                        <w:sz w:val="16"/>
                        <w:szCs w:val="22"/>
                      </w:rPr>
                      <w:t>25</w:t>
                    </w:r>
                    <w:r>
                      <w:rPr>
                        <w:rFonts w:hint="eastAsia"/>
                        <w:sz w:val="16"/>
                        <w:szCs w:val="22"/>
                      </w:rPr>
                      <w:fldChar w:fldCharType="end"/>
                    </w:r>
                    <w:r>
                      <w:rPr>
                        <w:rFonts w:hint="eastAsia"/>
                        <w:sz w:val="16"/>
                        <w:szCs w:val="22"/>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A33FC">
    <w:pPr>
      <w:pStyle w:val="9"/>
      <w:pBdr>
        <w:top w:val="none" w:color="auto" w:sz="0" w:space="0"/>
        <w:left w:val="none" w:color="auto" w:sz="0" w:space="0"/>
        <w:bottom w:val="none" w:color="auto" w:sz="0" w:space="0"/>
        <w:right w:val="none" w:color="auto" w:sz="0" w:space="0"/>
      </w:pBdr>
    </w:pPr>
    <w:r>
      <w:pict>
        <v:shape id="LD00000014" o:spid="_x0000_s2055" o:spt="136" type="#_x0000_t136" style="position:absolute;left:0pt;height:39.5pt;width:98pt;mso-position-horizontal:center;mso-position-horizontal-relative:page;mso-position-vertical:center;mso-position-vertical-relative:page;rotation:20643840f;z-index:251660288;mso-width-relative:page;mso-height-relative:page;" fillcolor="#C0C0C0" filled="t" stroked="f" coordsize="21600,21600">
          <v:path/>
          <v:fill on="t" opacity="0f" focussize="0,0"/>
          <v:stroke on="f"/>
          <v:imagedata o:title=""/>
          <o:lock v:ext="edit"/>
          <v:textpath on="t" fitshape="t" fitpath="t" trim="t" xscale="f" string="戴艳-c" style="font-family:Arial;font-size:35pt;v-rotate-letters:f;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3F70AE"/>
    <w:multiLevelType w:val="multilevel"/>
    <w:tmpl w:val="5A3F70AE"/>
    <w:lvl w:ilvl="0" w:tentative="0">
      <w:start w:val="1"/>
      <w:numFmt w:val="chineseCountingThousand"/>
      <w:pStyle w:val="3"/>
      <w:lvlText w:val="第%1条"/>
      <w:lvlJc w:val="left"/>
      <w:pPr>
        <w:ind w:left="420" w:hanging="420"/>
      </w:pPr>
      <w:rPr>
        <w:rFonts w:hint="eastAsia"/>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漫。">
    <w15:presenceInfo w15:providerId="None" w15:userId="漫。"/>
  </w15:person>
  <w15:person w15:author="7.">
    <w15:presenceInfo w15:providerId="None" w15:userId="7."/>
  </w15:person>
  <w15:person w15:author="李懿航">
    <w15:presenceInfo w15:providerId="None" w15:userId="李懿航"/>
  </w15:person>
  <w15:person w15:author="三强锅">
    <w15:presenceInfo w15:providerId="WPS Office" w15:userId="1078536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M1OGJlY2MxYzk3NmMzMjc4OTI2YzIyMmFiMGRlY2QifQ=="/>
    <w:docVar w:name="KSO_WPS_MARK_KEY" w:val="6dbd0c94-91c3-480e-9f7c-a131e06594cf"/>
  </w:docVars>
  <w:rsids>
    <w:rsidRoot w:val="00172A27"/>
    <w:rsid w:val="00000286"/>
    <w:rsid w:val="00004726"/>
    <w:rsid w:val="0000606A"/>
    <w:rsid w:val="00007B9B"/>
    <w:rsid w:val="00012C9E"/>
    <w:rsid w:val="00015348"/>
    <w:rsid w:val="00021E82"/>
    <w:rsid w:val="00026A91"/>
    <w:rsid w:val="00027FD8"/>
    <w:rsid w:val="00030C7C"/>
    <w:rsid w:val="00032BA5"/>
    <w:rsid w:val="00034832"/>
    <w:rsid w:val="00034CE7"/>
    <w:rsid w:val="00037648"/>
    <w:rsid w:val="00037A7A"/>
    <w:rsid w:val="0004094B"/>
    <w:rsid w:val="00046F6E"/>
    <w:rsid w:val="00047D2B"/>
    <w:rsid w:val="000531C0"/>
    <w:rsid w:val="00055A49"/>
    <w:rsid w:val="00056E0A"/>
    <w:rsid w:val="00057BAD"/>
    <w:rsid w:val="00057CB0"/>
    <w:rsid w:val="00061E68"/>
    <w:rsid w:val="000633D5"/>
    <w:rsid w:val="00067693"/>
    <w:rsid w:val="00071A7B"/>
    <w:rsid w:val="00073559"/>
    <w:rsid w:val="00073651"/>
    <w:rsid w:val="00075388"/>
    <w:rsid w:val="00077629"/>
    <w:rsid w:val="00077EC1"/>
    <w:rsid w:val="00080847"/>
    <w:rsid w:val="000850AB"/>
    <w:rsid w:val="00085D38"/>
    <w:rsid w:val="00090F37"/>
    <w:rsid w:val="00091DB5"/>
    <w:rsid w:val="000963A6"/>
    <w:rsid w:val="000963F6"/>
    <w:rsid w:val="000A2756"/>
    <w:rsid w:val="000B02FE"/>
    <w:rsid w:val="000B0802"/>
    <w:rsid w:val="000B1060"/>
    <w:rsid w:val="000B3FF8"/>
    <w:rsid w:val="000B435E"/>
    <w:rsid w:val="000B556F"/>
    <w:rsid w:val="000C1895"/>
    <w:rsid w:val="000C53E7"/>
    <w:rsid w:val="000C64C4"/>
    <w:rsid w:val="000D0E95"/>
    <w:rsid w:val="000D6521"/>
    <w:rsid w:val="000E14D4"/>
    <w:rsid w:val="000E2BA2"/>
    <w:rsid w:val="000E3770"/>
    <w:rsid w:val="000E37E1"/>
    <w:rsid w:val="000E54B2"/>
    <w:rsid w:val="00102F5F"/>
    <w:rsid w:val="00107264"/>
    <w:rsid w:val="00107290"/>
    <w:rsid w:val="00111C6D"/>
    <w:rsid w:val="0011212B"/>
    <w:rsid w:val="0011309A"/>
    <w:rsid w:val="001241C9"/>
    <w:rsid w:val="00127E64"/>
    <w:rsid w:val="00130B3E"/>
    <w:rsid w:val="0013318B"/>
    <w:rsid w:val="0014052E"/>
    <w:rsid w:val="00142297"/>
    <w:rsid w:val="00145D16"/>
    <w:rsid w:val="00146837"/>
    <w:rsid w:val="00147A88"/>
    <w:rsid w:val="00151F11"/>
    <w:rsid w:val="001554D3"/>
    <w:rsid w:val="00160BD2"/>
    <w:rsid w:val="00161164"/>
    <w:rsid w:val="00161FE6"/>
    <w:rsid w:val="001656AC"/>
    <w:rsid w:val="001670F3"/>
    <w:rsid w:val="00171998"/>
    <w:rsid w:val="00172AFF"/>
    <w:rsid w:val="00174835"/>
    <w:rsid w:val="00175F93"/>
    <w:rsid w:val="0017698A"/>
    <w:rsid w:val="001831A7"/>
    <w:rsid w:val="00183807"/>
    <w:rsid w:val="00193AAA"/>
    <w:rsid w:val="0019589D"/>
    <w:rsid w:val="001A0EAC"/>
    <w:rsid w:val="001A4EC8"/>
    <w:rsid w:val="001A5DB1"/>
    <w:rsid w:val="001A62B8"/>
    <w:rsid w:val="001B1EA3"/>
    <w:rsid w:val="001B6408"/>
    <w:rsid w:val="001C1D27"/>
    <w:rsid w:val="001C1F80"/>
    <w:rsid w:val="001C20C3"/>
    <w:rsid w:val="001D1ED0"/>
    <w:rsid w:val="001D1FB2"/>
    <w:rsid w:val="001D229E"/>
    <w:rsid w:val="001D2B99"/>
    <w:rsid w:val="001D449E"/>
    <w:rsid w:val="001E1E96"/>
    <w:rsid w:val="001E4325"/>
    <w:rsid w:val="00200BA0"/>
    <w:rsid w:val="0020245B"/>
    <w:rsid w:val="00207DF5"/>
    <w:rsid w:val="002107F7"/>
    <w:rsid w:val="002115A8"/>
    <w:rsid w:val="00212A78"/>
    <w:rsid w:val="00217094"/>
    <w:rsid w:val="00217F18"/>
    <w:rsid w:val="00220FD8"/>
    <w:rsid w:val="0022219B"/>
    <w:rsid w:val="00224782"/>
    <w:rsid w:val="00224C00"/>
    <w:rsid w:val="0023102D"/>
    <w:rsid w:val="002317ED"/>
    <w:rsid w:val="00231AE3"/>
    <w:rsid w:val="00237820"/>
    <w:rsid w:val="00246DD3"/>
    <w:rsid w:val="002523F9"/>
    <w:rsid w:val="00254B57"/>
    <w:rsid w:val="00255CAC"/>
    <w:rsid w:val="00255FD9"/>
    <w:rsid w:val="00257BA7"/>
    <w:rsid w:val="00257C37"/>
    <w:rsid w:val="00257C4A"/>
    <w:rsid w:val="00264654"/>
    <w:rsid w:val="0026639E"/>
    <w:rsid w:val="0027094F"/>
    <w:rsid w:val="00280EB1"/>
    <w:rsid w:val="00295EB8"/>
    <w:rsid w:val="002A1CE6"/>
    <w:rsid w:val="002A1F54"/>
    <w:rsid w:val="002A3C9A"/>
    <w:rsid w:val="002A3DAB"/>
    <w:rsid w:val="002B0119"/>
    <w:rsid w:val="002B2B99"/>
    <w:rsid w:val="002B536C"/>
    <w:rsid w:val="002D392A"/>
    <w:rsid w:val="002E1E1E"/>
    <w:rsid w:val="002E3C09"/>
    <w:rsid w:val="002E65BF"/>
    <w:rsid w:val="002F389A"/>
    <w:rsid w:val="002F656E"/>
    <w:rsid w:val="00300301"/>
    <w:rsid w:val="00302FF1"/>
    <w:rsid w:val="00303320"/>
    <w:rsid w:val="00303632"/>
    <w:rsid w:val="0030482A"/>
    <w:rsid w:val="00305E3B"/>
    <w:rsid w:val="003120F9"/>
    <w:rsid w:val="00312D1A"/>
    <w:rsid w:val="00312D23"/>
    <w:rsid w:val="00313386"/>
    <w:rsid w:val="00313A9F"/>
    <w:rsid w:val="00317C28"/>
    <w:rsid w:val="0032336E"/>
    <w:rsid w:val="00324952"/>
    <w:rsid w:val="00331563"/>
    <w:rsid w:val="00334EBA"/>
    <w:rsid w:val="00337EF3"/>
    <w:rsid w:val="00340D25"/>
    <w:rsid w:val="00344203"/>
    <w:rsid w:val="00350F54"/>
    <w:rsid w:val="003531F6"/>
    <w:rsid w:val="00356810"/>
    <w:rsid w:val="003614D9"/>
    <w:rsid w:val="0036280C"/>
    <w:rsid w:val="00362DC1"/>
    <w:rsid w:val="00364E8D"/>
    <w:rsid w:val="003720BF"/>
    <w:rsid w:val="003728CE"/>
    <w:rsid w:val="00374F65"/>
    <w:rsid w:val="00375805"/>
    <w:rsid w:val="00376990"/>
    <w:rsid w:val="00383055"/>
    <w:rsid w:val="00385B81"/>
    <w:rsid w:val="0038728F"/>
    <w:rsid w:val="00390C21"/>
    <w:rsid w:val="0039300A"/>
    <w:rsid w:val="00396543"/>
    <w:rsid w:val="003966F9"/>
    <w:rsid w:val="003A03B0"/>
    <w:rsid w:val="003A3B3F"/>
    <w:rsid w:val="003A41C1"/>
    <w:rsid w:val="003A6335"/>
    <w:rsid w:val="003B0CA2"/>
    <w:rsid w:val="003B2B99"/>
    <w:rsid w:val="003B7447"/>
    <w:rsid w:val="003C2D94"/>
    <w:rsid w:val="003C3E98"/>
    <w:rsid w:val="003C3FEB"/>
    <w:rsid w:val="003C5420"/>
    <w:rsid w:val="003C7EF4"/>
    <w:rsid w:val="003D46FC"/>
    <w:rsid w:val="003D4CC6"/>
    <w:rsid w:val="003D4D30"/>
    <w:rsid w:val="003D6422"/>
    <w:rsid w:val="003D7288"/>
    <w:rsid w:val="003E2DDC"/>
    <w:rsid w:val="003E4D74"/>
    <w:rsid w:val="003E6C0D"/>
    <w:rsid w:val="003E75AA"/>
    <w:rsid w:val="003F176D"/>
    <w:rsid w:val="003F43C5"/>
    <w:rsid w:val="003F6346"/>
    <w:rsid w:val="00400253"/>
    <w:rsid w:val="0040149B"/>
    <w:rsid w:val="00403702"/>
    <w:rsid w:val="00404AE3"/>
    <w:rsid w:val="00405D7B"/>
    <w:rsid w:val="004101CD"/>
    <w:rsid w:val="00410EB6"/>
    <w:rsid w:val="00416D68"/>
    <w:rsid w:val="00417E18"/>
    <w:rsid w:val="004235BD"/>
    <w:rsid w:val="004238F7"/>
    <w:rsid w:val="00424736"/>
    <w:rsid w:val="00425267"/>
    <w:rsid w:val="00427332"/>
    <w:rsid w:val="00430C24"/>
    <w:rsid w:val="00432B09"/>
    <w:rsid w:val="004349CB"/>
    <w:rsid w:val="00437CE9"/>
    <w:rsid w:val="00442374"/>
    <w:rsid w:val="004435E3"/>
    <w:rsid w:val="00443B3E"/>
    <w:rsid w:val="0044754F"/>
    <w:rsid w:val="00452A3D"/>
    <w:rsid w:val="00453BB4"/>
    <w:rsid w:val="00455F00"/>
    <w:rsid w:val="004606FD"/>
    <w:rsid w:val="00465F29"/>
    <w:rsid w:val="00471D4F"/>
    <w:rsid w:val="004722C7"/>
    <w:rsid w:val="00474424"/>
    <w:rsid w:val="004755BC"/>
    <w:rsid w:val="00475A89"/>
    <w:rsid w:val="004839A9"/>
    <w:rsid w:val="00485501"/>
    <w:rsid w:val="004913A0"/>
    <w:rsid w:val="004A3E01"/>
    <w:rsid w:val="004A4366"/>
    <w:rsid w:val="004A4FDF"/>
    <w:rsid w:val="004A6140"/>
    <w:rsid w:val="004A69BE"/>
    <w:rsid w:val="004B0F26"/>
    <w:rsid w:val="004B3CE7"/>
    <w:rsid w:val="004B70BC"/>
    <w:rsid w:val="004C0453"/>
    <w:rsid w:val="004C2FA4"/>
    <w:rsid w:val="004C5F7A"/>
    <w:rsid w:val="004C71F8"/>
    <w:rsid w:val="004D747B"/>
    <w:rsid w:val="004D76AB"/>
    <w:rsid w:val="004E1BF4"/>
    <w:rsid w:val="004E2268"/>
    <w:rsid w:val="004E2756"/>
    <w:rsid w:val="004E4329"/>
    <w:rsid w:val="004F08DE"/>
    <w:rsid w:val="004F1F76"/>
    <w:rsid w:val="004F5DC1"/>
    <w:rsid w:val="004F5F25"/>
    <w:rsid w:val="004F60A2"/>
    <w:rsid w:val="004F74B3"/>
    <w:rsid w:val="00502752"/>
    <w:rsid w:val="0051141A"/>
    <w:rsid w:val="00512285"/>
    <w:rsid w:val="00515EA4"/>
    <w:rsid w:val="00516413"/>
    <w:rsid w:val="00517EAC"/>
    <w:rsid w:val="005244E9"/>
    <w:rsid w:val="005279AC"/>
    <w:rsid w:val="005307A7"/>
    <w:rsid w:val="00530F18"/>
    <w:rsid w:val="0053263B"/>
    <w:rsid w:val="00535784"/>
    <w:rsid w:val="005363C3"/>
    <w:rsid w:val="00536A94"/>
    <w:rsid w:val="00536EE4"/>
    <w:rsid w:val="005379CF"/>
    <w:rsid w:val="00541AC2"/>
    <w:rsid w:val="00543000"/>
    <w:rsid w:val="005449AD"/>
    <w:rsid w:val="005464D8"/>
    <w:rsid w:val="00547228"/>
    <w:rsid w:val="005617B7"/>
    <w:rsid w:val="0056347E"/>
    <w:rsid w:val="00563C6B"/>
    <w:rsid w:val="005642FB"/>
    <w:rsid w:val="00566D58"/>
    <w:rsid w:val="0056745A"/>
    <w:rsid w:val="0057030E"/>
    <w:rsid w:val="00574AB6"/>
    <w:rsid w:val="00576E4E"/>
    <w:rsid w:val="00581744"/>
    <w:rsid w:val="005825B4"/>
    <w:rsid w:val="0058381F"/>
    <w:rsid w:val="0058625F"/>
    <w:rsid w:val="00591CF5"/>
    <w:rsid w:val="005925E8"/>
    <w:rsid w:val="00592830"/>
    <w:rsid w:val="00594E62"/>
    <w:rsid w:val="00595A31"/>
    <w:rsid w:val="00596225"/>
    <w:rsid w:val="00596E5C"/>
    <w:rsid w:val="00597672"/>
    <w:rsid w:val="00597C74"/>
    <w:rsid w:val="005A0736"/>
    <w:rsid w:val="005A6B0B"/>
    <w:rsid w:val="005B1979"/>
    <w:rsid w:val="005B249E"/>
    <w:rsid w:val="005B770F"/>
    <w:rsid w:val="005C1DEF"/>
    <w:rsid w:val="005C3E11"/>
    <w:rsid w:val="005C50B9"/>
    <w:rsid w:val="005C6775"/>
    <w:rsid w:val="005D200D"/>
    <w:rsid w:val="005D20FB"/>
    <w:rsid w:val="005D2C3E"/>
    <w:rsid w:val="005D6C79"/>
    <w:rsid w:val="005D7F58"/>
    <w:rsid w:val="005E36A1"/>
    <w:rsid w:val="005E5AD6"/>
    <w:rsid w:val="005F021D"/>
    <w:rsid w:val="005F49EA"/>
    <w:rsid w:val="006006D7"/>
    <w:rsid w:val="00602729"/>
    <w:rsid w:val="00607408"/>
    <w:rsid w:val="00607FA5"/>
    <w:rsid w:val="00614A70"/>
    <w:rsid w:val="00614F4B"/>
    <w:rsid w:val="0061599E"/>
    <w:rsid w:val="0061766A"/>
    <w:rsid w:val="00622083"/>
    <w:rsid w:val="006228D9"/>
    <w:rsid w:val="00630FE4"/>
    <w:rsid w:val="006324CF"/>
    <w:rsid w:val="00634DEB"/>
    <w:rsid w:val="00635B1B"/>
    <w:rsid w:val="006372E2"/>
    <w:rsid w:val="00637A9E"/>
    <w:rsid w:val="00637B15"/>
    <w:rsid w:val="00640EF4"/>
    <w:rsid w:val="0064255C"/>
    <w:rsid w:val="00651E5A"/>
    <w:rsid w:val="00661039"/>
    <w:rsid w:val="00661986"/>
    <w:rsid w:val="00662FB3"/>
    <w:rsid w:val="00664BE3"/>
    <w:rsid w:val="006733C9"/>
    <w:rsid w:val="00673B97"/>
    <w:rsid w:val="0067412E"/>
    <w:rsid w:val="006771CE"/>
    <w:rsid w:val="00682E6D"/>
    <w:rsid w:val="00684ECD"/>
    <w:rsid w:val="00686EEE"/>
    <w:rsid w:val="0069408D"/>
    <w:rsid w:val="00694F59"/>
    <w:rsid w:val="00696A2F"/>
    <w:rsid w:val="006970D6"/>
    <w:rsid w:val="00697576"/>
    <w:rsid w:val="006A0799"/>
    <w:rsid w:val="006A0F1A"/>
    <w:rsid w:val="006A557A"/>
    <w:rsid w:val="006A67FE"/>
    <w:rsid w:val="006A72C9"/>
    <w:rsid w:val="006C1AB8"/>
    <w:rsid w:val="006C3B93"/>
    <w:rsid w:val="006C417A"/>
    <w:rsid w:val="006C6D0C"/>
    <w:rsid w:val="006D019A"/>
    <w:rsid w:val="006D597A"/>
    <w:rsid w:val="006D6F09"/>
    <w:rsid w:val="006E43CC"/>
    <w:rsid w:val="006F2196"/>
    <w:rsid w:val="006F219B"/>
    <w:rsid w:val="006F24DD"/>
    <w:rsid w:val="006F4765"/>
    <w:rsid w:val="006F636B"/>
    <w:rsid w:val="00701DCD"/>
    <w:rsid w:val="00702919"/>
    <w:rsid w:val="00702EFE"/>
    <w:rsid w:val="00710B1E"/>
    <w:rsid w:val="007137C2"/>
    <w:rsid w:val="00717627"/>
    <w:rsid w:val="007202C8"/>
    <w:rsid w:val="007212CB"/>
    <w:rsid w:val="00723188"/>
    <w:rsid w:val="00726AC5"/>
    <w:rsid w:val="00731B00"/>
    <w:rsid w:val="00733F07"/>
    <w:rsid w:val="00734445"/>
    <w:rsid w:val="00737026"/>
    <w:rsid w:val="00737F37"/>
    <w:rsid w:val="007416EF"/>
    <w:rsid w:val="00747D2E"/>
    <w:rsid w:val="007511EB"/>
    <w:rsid w:val="007553C3"/>
    <w:rsid w:val="00756EC4"/>
    <w:rsid w:val="007604A8"/>
    <w:rsid w:val="00761672"/>
    <w:rsid w:val="00763BB1"/>
    <w:rsid w:val="00771105"/>
    <w:rsid w:val="00772195"/>
    <w:rsid w:val="007741FC"/>
    <w:rsid w:val="00776786"/>
    <w:rsid w:val="007841F4"/>
    <w:rsid w:val="00786CE2"/>
    <w:rsid w:val="00790BC9"/>
    <w:rsid w:val="007A2A14"/>
    <w:rsid w:val="007A55A0"/>
    <w:rsid w:val="007A6C6E"/>
    <w:rsid w:val="007A7A5C"/>
    <w:rsid w:val="007B1FFF"/>
    <w:rsid w:val="007B23AC"/>
    <w:rsid w:val="007B390E"/>
    <w:rsid w:val="007B41F4"/>
    <w:rsid w:val="007B542C"/>
    <w:rsid w:val="007B5E82"/>
    <w:rsid w:val="007C11A1"/>
    <w:rsid w:val="007C4585"/>
    <w:rsid w:val="007C4F6B"/>
    <w:rsid w:val="007C565B"/>
    <w:rsid w:val="007C62CE"/>
    <w:rsid w:val="007C7FC1"/>
    <w:rsid w:val="007D2812"/>
    <w:rsid w:val="007D299E"/>
    <w:rsid w:val="007D2DAC"/>
    <w:rsid w:val="007D2F20"/>
    <w:rsid w:val="007D3853"/>
    <w:rsid w:val="007D3D02"/>
    <w:rsid w:val="007D4856"/>
    <w:rsid w:val="007D5026"/>
    <w:rsid w:val="007D5459"/>
    <w:rsid w:val="007D61EB"/>
    <w:rsid w:val="007E0205"/>
    <w:rsid w:val="007E27E8"/>
    <w:rsid w:val="007E2814"/>
    <w:rsid w:val="007E40DA"/>
    <w:rsid w:val="007E56AB"/>
    <w:rsid w:val="007F5B9A"/>
    <w:rsid w:val="00804A3E"/>
    <w:rsid w:val="0080611D"/>
    <w:rsid w:val="008071CF"/>
    <w:rsid w:val="00811390"/>
    <w:rsid w:val="00811E54"/>
    <w:rsid w:val="008165E7"/>
    <w:rsid w:val="008220CC"/>
    <w:rsid w:val="008257E8"/>
    <w:rsid w:val="008326B0"/>
    <w:rsid w:val="008424F4"/>
    <w:rsid w:val="00843230"/>
    <w:rsid w:val="00846214"/>
    <w:rsid w:val="008466B1"/>
    <w:rsid w:val="008517C9"/>
    <w:rsid w:val="00852D49"/>
    <w:rsid w:val="00862B10"/>
    <w:rsid w:val="00867201"/>
    <w:rsid w:val="00872A93"/>
    <w:rsid w:val="00872D37"/>
    <w:rsid w:val="00876F55"/>
    <w:rsid w:val="00880279"/>
    <w:rsid w:val="00881052"/>
    <w:rsid w:val="008812EC"/>
    <w:rsid w:val="00882CE8"/>
    <w:rsid w:val="00883B80"/>
    <w:rsid w:val="008942A3"/>
    <w:rsid w:val="00896067"/>
    <w:rsid w:val="00897387"/>
    <w:rsid w:val="008A4114"/>
    <w:rsid w:val="008A4BD6"/>
    <w:rsid w:val="008A5C76"/>
    <w:rsid w:val="008A691F"/>
    <w:rsid w:val="008A6E7C"/>
    <w:rsid w:val="008B0388"/>
    <w:rsid w:val="008B5C10"/>
    <w:rsid w:val="008B783A"/>
    <w:rsid w:val="008C482F"/>
    <w:rsid w:val="008C7246"/>
    <w:rsid w:val="008C7C6D"/>
    <w:rsid w:val="008D1452"/>
    <w:rsid w:val="008D1827"/>
    <w:rsid w:val="008D2803"/>
    <w:rsid w:val="008D4FF7"/>
    <w:rsid w:val="008D5CCB"/>
    <w:rsid w:val="008D75F9"/>
    <w:rsid w:val="008E36C2"/>
    <w:rsid w:val="008E44DE"/>
    <w:rsid w:val="008F17DC"/>
    <w:rsid w:val="008F2D2C"/>
    <w:rsid w:val="008F3E3D"/>
    <w:rsid w:val="00902775"/>
    <w:rsid w:val="009031E5"/>
    <w:rsid w:val="00903316"/>
    <w:rsid w:val="00904017"/>
    <w:rsid w:val="00906E1C"/>
    <w:rsid w:val="00910AEC"/>
    <w:rsid w:val="00923E63"/>
    <w:rsid w:val="00924A47"/>
    <w:rsid w:val="00930186"/>
    <w:rsid w:val="00935462"/>
    <w:rsid w:val="0093546A"/>
    <w:rsid w:val="00937B36"/>
    <w:rsid w:val="00940B7E"/>
    <w:rsid w:val="00942093"/>
    <w:rsid w:val="00942A86"/>
    <w:rsid w:val="00943291"/>
    <w:rsid w:val="00943AA8"/>
    <w:rsid w:val="00946048"/>
    <w:rsid w:val="009516C9"/>
    <w:rsid w:val="00955AFB"/>
    <w:rsid w:val="00956B89"/>
    <w:rsid w:val="00960F6B"/>
    <w:rsid w:val="00970396"/>
    <w:rsid w:val="00971A44"/>
    <w:rsid w:val="0097280E"/>
    <w:rsid w:val="0097293B"/>
    <w:rsid w:val="00972B1B"/>
    <w:rsid w:val="0097370D"/>
    <w:rsid w:val="00973C4D"/>
    <w:rsid w:val="00975434"/>
    <w:rsid w:val="0097795B"/>
    <w:rsid w:val="00980446"/>
    <w:rsid w:val="00983248"/>
    <w:rsid w:val="00984B1E"/>
    <w:rsid w:val="00985183"/>
    <w:rsid w:val="009863CE"/>
    <w:rsid w:val="009867A2"/>
    <w:rsid w:val="00987C33"/>
    <w:rsid w:val="009965D5"/>
    <w:rsid w:val="009A1654"/>
    <w:rsid w:val="009A4B6E"/>
    <w:rsid w:val="009B0A46"/>
    <w:rsid w:val="009B0AB3"/>
    <w:rsid w:val="009B7890"/>
    <w:rsid w:val="009C0277"/>
    <w:rsid w:val="009C05F7"/>
    <w:rsid w:val="009C155D"/>
    <w:rsid w:val="009C249B"/>
    <w:rsid w:val="009C490C"/>
    <w:rsid w:val="009C7A0F"/>
    <w:rsid w:val="009C7DEF"/>
    <w:rsid w:val="009D0A86"/>
    <w:rsid w:val="009D1380"/>
    <w:rsid w:val="009D3AC0"/>
    <w:rsid w:val="009D4403"/>
    <w:rsid w:val="009F05DD"/>
    <w:rsid w:val="009F25C7"/>
    <w:rsid w:val="009F3905"/>
    <w:rsid w:val="009F5B40"/>
    <w:rsid w:val="009F6089"/>
    <w:rsid w:val="009F6E48"/>
    <w:rsid w:val="00A012AD"/>
    <w:rsid w:val="00A12204"/>
    <w:rsid w:val="00A1254B"/>
    <w:rsid w:val="00A14641"/>
    <w:rsid w:val="00A14A0D"/>
    <w:rsid w:val="00A14EDB"/>
    <w:rsid w:val="00A15046"/>
    <w:rsid w:val="00A16D80"/>
    <w:rsid w:val="00A170FF"/>
    <w:rsid w:val="00A20018"/>
    <w:rsid w:val="00A21FB1"/>
    <w:rsid w:val="00A331D1"/>
    <w:rsid w:val="00A376D6"/>
    <w:rsid w:val="00A40CA2"/>
    <w:rsid w:val="00A426C6"/>
    <w:rsid w:val="00A45857"/>
    <w:rsid w:val="00A504B5"/>
    <w:rsid w:val="00A55128"/>
    <w:rsid w:val="00A573E3"/>
    <w:rsid w:val="00A711C4"/>
    <w:rsid w:val="00A71A35"/>
    <w:rsid w:val="00A7525F"/>
    <w:rsid w:val="00A76A40"/>
    <w:rsid w:val="00A826E6"/>
    <w:rsid w:val="00A83347"/>
    <w:rsid w:val="00A85570"/>
    <w:rsid w:val="00A91C5C"/>
    <w:rsid w:val="00A94315"/>
    <w:rsid w:val="00AA02D2"/>
    <w:rsid w:val="00AA11C1"/>
    <w:rsid w:val="00AA339D"/>
    <w:rsid w:val="00AA7F67"/>
    <w:rsid w:val="00AB0509"/>
    <w:rsid w:val="00AB0F3D"/>
    <w:rsid w:val="00AB138E"/>
    <w:rsid w:val="00AB634B"/>
    <w:rsid w:val="00AC26ED"/>
    <w:rsid w:val="00AC4D47"/>
    <w:rsid w:val="00AC658D"/>
    <w:rsid w:val="00AC6911"/>
    <w:rsid w:val="00AC6C8E"/>
    <w:rsid w:val="00AD529E"/>
    <w:rsid w:val="00AD76F6"/>
    <w:rsid w:val="00AE2CC7"/>
    <w:rsid w:val="00AE6229"/>
    <w:rsid w:val="00AE639B"/>
    <w:rsid w:val="00AF5DC5"/>
    <w:rsid w:val="00AF7424"/>
    <w:rsid w:val="00AF74D0"/>
    <w:rsid w:val="00B006A0"/>
    <w:rsid w:val="00B03F8E"/>
    <w:rsid w:val="00B073B1"/>
    <w:rsid w:val="00B10760"/>
    <w:rsid w:val="00B129F6"/>
    <w:rsid w:val="00B313E3"/>
    <w:rsid w:val="00B33E3A"/>
    <w:rsid w:val="00B35FF8"/>
    <w:rsid w:val="00B3612F"/>
    <w:rsid w:val="00B42221"/>
    <w:rsid w:val="00B433AE"/>
    <w:rsid w:val="00B459CC"/>
    <w:rsid w:val="00B46E41"/>
    <w:rsid w:val="00B548AA"/>
    <w:rsid w:val="00B64601"/>
    <w:rsid w:val="00B647BB"/>
    <w:rsid w:val="00B6574C"/>
    <w:rsid w:val="00B65EA0"/>
    <w:rsid w:val="00B66D8A"/>
    <w:rsid w:val="00B700D7"/>
    <w:rsid w:val="00B70879"/>
    <w:rsid w:val="00B72360"/>
    <w:rsid w:val="00B7469B"/>
    <w:rsid w:val="00B7518B"/>
    <w:rsid w:val="00B76FC6"/>
    <w:rsid w:val="00B803D5"/>
    <w:rsid w:val="00B845E8"/>
    <w:rsid w:val="00B875DA"/>
    <w:rsid w:val="00B93AE9"/>
    <w:rsid w:val="00B94A74"/>
    <w:rsid w:val="00B95193"/>
    <w:rsid w:val="00B9673D"/>
    <w:rsid w:val="00BA474D"/>
    <w:rsid w:val="00BA4AC9"/>
    <w:rsid w:val="00BB0A21"/>
    <w:rsid w:val="00BB49C5"/>
    <w:rsid w:val="00BB62D7"/>
    <w:rsid w:val="00BB6A9B"/>
    <w:rsid w:val="00BB6D1C"/>
    <w:rsid w:val="00BC15ED"/>
    <w:rsid w:val="00BC207B"/>
    <w:rsid w:val="00BC2250"/>
    <w:rsid w:val="00BC3EF8"/>
    <w:rsid w:val="00BC4698"/>
    <w:rsid w:val="00BC46AB"/>
    <w:rsid w:val="00BD1CCC"/>
    <w:rsid w:val="00BD43B3"/>
    <w:rsid w:val="00BD4B86"/>
    <w:rsid w:val="00BD6770"/>
    <w:rsid w:val="00BE3A88"/>
    <w:rsid w:val="00BE4203"/>
    <w:rsid w:val="00BE61CB"/>
    <w:rsid w:val="00BF17F1"/>
    <w:rsid w:val="00BF1BAD"/>
    <w:rsid w:val="00BF1DB1"/>
    <w:rsid w:val="00BF1DE9"/>
    <w:rsid w:val="00BF348E"/>
    <w:rsid w:val="00BF3ED2"/>
    <w:rsid w:val="00BF63A6"/>
    <w:rsid w:val="00BF6689"/>
    <w:rsid w:val="00BF6F0C"/>
    <w:rsid w:val="00C00B77"/>
    <w:rsid w:val="00C01E8B"/>
    <w:rsid w:val="00C06887"/>
    <w:rsid w:val="00C1145D"/>
    <w:rsid w:val="00C1578A"/>
    <w:rsid w:val="00C164D6"/>
    <w:rsid w:val="00C17EF1"/>
    <w:rsid w:val="00C21777"/>
    <w:rsid w:val="00C22B77"/>
    <w:rsid w:val="00C24650"/>
    <w:rsid w:val="00C24E6F"/>
    <w:rsid w:val="00C25439"/>
    <w:rsid w:val="00C27B9A"/>
    <w:rsid w:val="00C31EFF"/>
    <w:rsid w:val="00C3202E"/>
    <w:rsid w:val="00C340D6"/>
    <w:rsid w:val="00C34408"/>
    <w:rsid w:val="00C35264"/>
    <w:rsid w:val="00C358B0"/>
    <w:rsid w:val="00C37C89"/>
    <w:rsid w:val="00C41BC7"/>
    <w:rsid w:val="00C4233A"/>
    <w:rsid w:val="00C42FEB"/>
    <w:rsid w:val="00C43B5B"/>
    <w:rsid w:val="00C44A67"/>
    <w:rsid w:val="00C45E17"/>
    <w:rsid w:val="00C503D8"/>
    <w:rsid w:val="00C5230E"/>
    <w:rsid w:val="00C57A4C"/>
    <w:rsid w:val="00C6255C"/>
    <w:rsid w:val="00C67A3F"/>
    <w:rsid w:val="00C73BE2"/>
    <w:rsid w:val="00C74555"/>
    <w:rsid w:val="00C75412"/>
    <w:rsid w:val="00C81D4F"/>
    <w:rsid w:val="00C844D2"/>
    <w:rsid w:val="00C84D5C"/>
    <w:rsid w:val="00C86368"/>
    <w:rsid w:val="00C952E5"/>
    <w:rsid w:val="00C95AF5"/>
    <w:rsid w:val="00C95E89"/>
    <w:rsid w:val="00C97B49"/>
    <w:rsid w:val="00C97D18"/>
    <w:rsid w:val="00CA3537"/>
    <w:rsid w:val="00CA5B69"/>
    <w:rsid w:val="00CA65CF"/>
    <w:rsid w:val="00CA7FB3"/>
    <w:rsid w:val="00CB7C6A"/>
    <w:rsid w:val="00CC61FF"/>
    <w:rsid w:val="00CC6973"/>
    <w:rsid w:val="00CD067E"/>
    <w:rsid w:val="00CD4615"/>
    <w:rsid w:val="00CD4AE6"/>
    <w:rsid w:val="00CD75CA"/>
    <w:rsid w:val="00CD78BA"/>
    <w:rsid w:val="00CE1C86"/>
    <w:rsid w:val="00CE3DE3"/>
    <w:rsid w:val="00CE6638"/>
    <w:rsid w:val="00CF00D2"/>
    <w:rsid w:val="00CF06CB"/>
    <w:rsid w:val="00D05C20"/>
    <w:rsid w:val="00D069E5"/>
    <w:rsid w:val="00D06E2F"/>
    <w:rsid w:val="00D1156D"/>
    <w:rsid w:val="00D11BBE"/>
    <w:rsid w:val="00D13F76"/>
    <w:rsid w:val="00D255C7"/>
    <w:rsid w:val="00D278EE"/>
    <w:rsid w:val="00D332A0"/>
    <w:rsid w:val="00D40AE0"/>
    <w:rsid w:val="00D4347B"/>
    <w:rsid w:val="00D443BB"/>
    <w:rsid w:val="00D51205"/>
    <w:rsid w:val="00D53903"/>
    <w:rsid w:val="00D55415"/>
    <w:rsid w:val="00D57AE5"/>
    <w:rsid w:val="00D6473D"/>
    <w:rsid w:val="00D64741"/>
    <w:rsid w:val="00D73880"/>
    <w:rsid w:val="00D73954"/>
    <w:rsid w:val="00D74384"/>
    <w:rsid w:val="00D776E0"/>
    <w:rsid w:val="00D8174B"/>
    <w:rsid w:val="00D81994"/>
    <w:rsid w:val="00D81E12"/>
    <w:rsid w:val="00D9657D"/>
    <w:rsid w:val="00D969BE"/>
    <w:rsid w:val="00DA0E2D"/>
    <w:rsid w:val="00DA2750"/>
    <w:rsid w:val="00DA33A7"/>
    <w:rsid w:val="00DB2632"/>
    <w:rsid w:val="00DB32B3"/>
    <w:rsid w:val="00DB59A5"/>
    <w:rsid w:val="00DB65AB"/>
    <w:rsid w:val="00DB7B6D"/>
    <w:rsid w:val="00DC4F47"/>
    <w:rsid w:val="00DC4F88"/>
    <w:rsid w:val="00DD18D4"/>
    <w:rsid w:val="00DD34C3"/>
    <w:rsid w:val="00DD3FE1"/>
    <w:rsid w:val="00DE0E35"/>
    <w:rsid w:val="00DE2929"/>
    <w:rsid w:val="00DE304A"/>
    <w:rsid w:val="00DE3687"/>
    <w:rsid w:val="00DE635C"/>
    <w:rsid w:val="00DF1039"/>
    <w:rsid w:val="00DF3FE9"/>
    <w:rsid w:val="00DF4163"/>
    <w:rsid w:val="00DF47F4"/>
    <w:rsid w:val="00DF6EF3"/>
    <w:rsid w:val="00DF6FA8"/>
    <w:rsid w:val="00E01686"/>
    <w:rsid w:val="00E05E4E"/>
    <w:rsid w:val="00E1225E"/>
    <w:rsid w:val="00E15B84"/>
    <w:rsid w:val="00E21EE0"/>
    <w:rsid w:val="00E27998"/>
    <w:rsid w:val="00E32BBC"/>
    <w:rsid w:val="00E34171"/>
    <w:rsid w:val="00E37A5E"/>
    <w:rsid w:val="00E4123F"/>
    <w:rsid w:val="00E428C1"/>
    <w:rsid w:val="00E42D36"/>
    <w:rsid w:val="00E51B4A"/>
    <w:rsid w:val="00E51D6E"/>
    <w:rsid w:val="00E530CC"/>
    <w:rsid w:val="00E55DDA"/>
    <w:rsid w:val="00E66A11"/>
    <w:rsid w:val="00E71981"/>
    <w:rsid w:val="00E722E9"/>
    <w:rsid w:val="00E7530A"/>
    <w:rsid w:val="00E77826"/>
    <w:rsid w:val="00E817BC"/>
    <w:rsid w:val="00E81A95"/>
    <w:rsid w:val="00E82539"/>
    <w:rsid w:val="00E82D7A"/>
    <w:rsid w:val="00E860DD"/>
    <w:rsid w:val="00E869DF"/>
    <w:rsid w:val="00E9196B"/>
    <w:rsid w:val="00E94A62"/>
    <w:rsid w:val="00E954A4"/>
    <w:rsid w:val="00E960D8"/>
    <w:rsid w:val="00E976FE"/>
    <w:rsid w:val="00EA20E3"/>
    <w:rsid w:val="00EA661E"/>
    <w:rsid w:val="00EB7225"/>
    <w:rsid w:val="00EC0F34"/>
    <w:rsid w:val="00EC1D1C"/>
    <w:rsid w:val="00EC1E50"/>
    <w:rsid w:val="00EC2E75"/>
    <w:rsid w:val="00ED45B2"/>
    <w:rsid w:val="00EE40EC"/>
    <w:rsid w:val="00EE4B85"/>
    <w:rsid w:val="00EE5F88"/>
    <w:rsid w:val="00EF6817"/>
    <w:rsid w:val="00EF7C9B"/>
    <w:rsid w:val="00EF7F9B"/>
    <w:rsid w:val="00F017D0"/>
    <w:rsid w:val="00F03B36"/>
    <w:rsid w:val="00F0589A"/>
    <w:rsid w:val="00F12328"/>
    <w:rsid w:val="00F1730A"/>
    <w:rsid w:val="00F175B7"/>
    <w:rsid w:val="00F225E1"/>
    <w:rsid w:val="00F22D55"/>
    <w:rsid w:val="00F269F1"/>
    <w:rsid w:val="00F31F6A"/>
    <w:rsid w:val="00F36630"/>
    <w:rsid w:val="00F36BF2"/>
    <w:rsid w:val="00F4041D"/>
    <w:rsid w:val="00F40A4A"/>
    <w:rsid w:val="00F41616"/>
    <w:rsid w:val="00F44431"/>
    <w:rsid w:val="00F45A87"/>
    <w:rsid w:val="00F462B4"/>
    <w:rsid w:val="00F47D5E"/>
    <w:rsid w:val="00F53CC8"/>
    <w:rsid w:val="00F53E05"/>
    <w:rsid w:val="00F557AD"/>
    <w:rsid w:val="00F5738C"/>
    <w:rsid w:val="00F637F3"/>
    <w:rsid w:val="00F6417A"/>
    <w:rsid w:val="00F643EE"/>
    <w:rsid w:val="00F65E2C"/>
    <w:rsid w:val="00F65E86"/>
    <w:rsid w:val="00F708B8"/>
    <w:rsid w:val="00F70A00"/>
    <w:rsid w:val="00F751C6"/>
    <w:rsid w:val="00F75E33"/>
    <w:rsid w:val="00F81965"/>
    <w:rsid w:val="00F81F53"/>
    <w:rsid w:val="00F850E6"/>
    <w:rsid w:val="00F872D7"/>
    <w:rsid w:val="00F96B98"/>
    <w:rsid w:val="00F97855"/>
    <w:rsid w:val="00FA0FAB"/>
    <w:rsid w:val="00FA3B00"/>
    <w:rsid w:val="00FB14DD"/>
    <w:rsid w:val="00FB1547"/>
    <w:rsid w:val="00FB1D8E"/>
    <w:rsid w:val="00FB314C"/>
    <w:rsid w:val="00FB4B86"/>
    <w:rsid w:val="00FC1485"/>
    <w:rsid w:val="00FC53D6"/>
    <w:rsid w:val="00FC6454"/>
    <w:rsid w:val="00FC74AB"/>
    <w:rsid w:val="00FC7E02"/>
    <w:rsid w:val="00FD05D2"/>
    <w:rsid w:val="00FD111B"/>
    <w:rsid w:val="00FD37ED"/>
    <w:rsid w:val="00FD6951"/>
    <w:rsid w:val="00FD70CE"/>
    <w:rsid w:val="00FD7E24"/>
    <w:rsid w:val="00FE6EF9"/>
    <w:rsid w:val="00FE75BA"/>
    <w:rsid w:val="00FF24A9"/>
    <w:rsid w:val="00FF4B15"/>
    <w:rsid w:val="00FF5FCC"/>
    <w:rsid w:val="00FF7A81"/>
    <w:rsid w:val="01AF70E0"/>
    <w:rsid w:val="01DC7F67"/>
    <w:rsid w:val="01F178BE"/>
    <w:rsid w:val="02C812DC"/>
    <w:rsid w:val="03B2449C"/>
    <w:rsid w:val="045C66B2"/>
    <w:rsid w:val="060B6A4A"/>
    <w:rsid w:val="065568F5"/>
    <w:rsid w:val="06D845F9"/>
    <w:rsid w:val="07391A3D"/>
    <w:rsid w:val="07B85457"/>
    <w:rsid w:val="084C295D"/>
    <w:rsid w:val="084F4EF9"/>
    <w:rsid w:val="093854D8"/>
    <w:rsid w:val="09EA6F07"/>
    <w:rsid w:val="0A497941"/>
    <w:rsid w:val="0B0E19AF"/>
    <w:rsid w:val="0B6B5250"/>
    <w:rsid w:val="0BCD476C"/>
    <w:rsid w:val="0CBC19E1"/>
    <w:rsid w:val="0D585C4F"/>
    <w:rsid w:val="0DFC4600"/>
    <w:rsid w:val="0E824A47"/>
    <w:rsid w:val="0F76123D"/>
    <w:rsid w:val="0FBFD057"/>
    <w:rsid w:val="0FDC6DE5"/>
    <w:rsid w:val="104F6CD3"/>
    <w:rsid w:val="10BC2949"/>
    <w:rsid w:val="11094730"/>
    <w:rsid w:val="1149506D"/>
    <w:rsid w:val="11C26FA1"/>
    <w:rsid w:val="11F8556F"/>
    <w:rsid w:val="126A32DB"/>
    <w:rsid w:val="13A85E50"/>
    <w:rsid w:val="146D0E60"/>
    <w:rsid w:val="14B71B94"/>
    <w:rsid w:val="14E13767"/>
    <w:rsid w:val="14E2084A"/>
    <w:rsid w:val="155F76B3"/>
    <w:rsid w:val="15C355AB"/>
    <w:rsid w:val="161679CD"/>
    <w:rsid w:val="1683479F"/>
    <w:rsid w:val="16CC4ABD"/>
    <w:rsid w:val="17043495"/>
    <w:rsid w:val="172D08B2"/>
    <w:rsid w:val="176000E3"/>
    <w:rsid w:val="17E5250A"/>
    <w:rsid w:val="184F676E"/>
    <w:rsid w:val="18A454BA"/>
    <w:rsid w:val="19762565"/>
    <w:rsid w:val="197F6588"/>
    <w:rsid w:val="19E47E89"/>
    <w:rsid w:val="1A0C4C78"/>
    <w:rsid w:val="1A1F02B7"/>
    <w:rsid w:val="1A6E3FBC"/>
    <w:rsid w:val="1BFD9F0D"/>
    <w:rsid w:val="1C085C94"/>
    <w:rsid w:val="1C1239C5"/>
    <w:rsid w:val="1C2F7ABA"/>
    <w:rsid w:val="1C695CB5"/>
    <w:rsid w:val="1D67020F"/>
    <w:rsid w:val="1DAF7C34"/>
    <w:rsid w:val="1E075172"/>
    <w:rsid w:val="1EA82879"/>
    <w:rsid w:val="1F9271D0"/>
    <w:rsid w:val="1FE0F4F6"/>
    <w:rsid w:val="200A0696"/>
    <w:rsid w:val="20210E64"/>
    <w:rsid w:val="20330EAA"/>
    <w:rsid w:val="20A67057"/>
    <w:rsid w:val="20FD6710"/>
    <w:rsid w:val="22B1474E"/>
    <w:rsid w:val="23CA3587"/>
    <w:rsid w:val="23E8409C"/>
    <w:rsid w:val="23ED08E0"/>
    <w:rsid w:val="247D056D"/>
    <w:rsid w:val="2507028D"/>
    <w:rsid w:val="26665E8F"/>
    <w:rsid w:val="2749340A"/>
    <w:rsid w:val="2784013C"/>
    <w:rsid w:val="27CC1A42"/>
    <w:rsid w:val="2845181D"/>
    <w:rsid w:val="28541E37"/>
    <w:rsid w:val="292A232C"/>
    <w:rsid w:val="295419DA"/>
    <w:rsid w:val="29710F8A"/>
    <w:rsid w:val="29BA58AC"/>
    <w:rsid w:val="2A702106"/>
    <w:rsid w:val="2B122C35"/>
    <w:rsid w:val="2B59134F"/>
    <w:rsid w:val="2B977AB9"/>
    <w:rsid w:val="2C9C3168"/>
    <w:rsid w:val="2D5A7676"/>
    <w:rsid w:val="2E886A64"/>
    <w:rsid w:val="2EFD24FA"/>
    <w:rsid w:val="2F02092C"/>
    <w:rsid w:val="2F3149D1"/>
    <w:rsid w:val="2F3E5F64"/>
    <w:rsid w:val="2FC2115F"/>
    <w:rsid w:val="2FF55DAD"/>
    <w:rsid w:val="300A0CF0"/>
    <w:rsid w:val="30C65728"/>
    <w:rsid w:val="324803BF"/>
    <w:rsid w:val="32E04C28"/>
    <w:rsid w:val="32F04CDF"/>
    <w:rsid w:val="335753C1"/>
    <w:rsid w:val="34432ACD"/>
    <w:rsid w:val="34524D5B"/>
    <w:rsid w:val="345D0B0A"/>
    <w:rsid w:val="34853536"/>
    <w:rsid w:val="348A3241"/>
    <w:rsid w:val="3527107B"/>
    <w:rsid w:val="3538685D"/>
    <w:rsid w:val="36230FCE"/>
    <w:rsid w:val="36550FEC"/>
    <w:rsid w:val="368E7373"/>
    <w:rsid w:val="37A15343"/>
    <w:rsid w:val="37E455B7"/>
    <w:rsid w:val="37FDEE31"/>
    <w:rsid w:val="37FFC666"/>
    <w:rsid w:val="380A3F3D"/>
    <w:rsid w:val="38C246D1"/>
    <w:rsid w:val="38DF24AE"/>
    <w:rsid w:val="39224953"/>
    <w:rsid w:val="39600E45"/>
    <w:rsid w:val="39A93750"/>
    <w:rsid w:val="3A0229EF"/>
    <w:rsid w:val="3A9776D5"/>
    <w:rsid w:val="3AE7493F"/>
    <w:rsid w:val="3B326F3B"/>
    <w:rsid w:val="3B5D6CDB"/>
    <w:rsid w:val="3C9D2073"/>
    <w:rsid w:val="3DB31EC9"/>
    <w:rsid w:val="3DB7C548"/>
    <w:rsid w:val="3E0507AE"/>
    <w:rsid w:val="3E20008E"/>
    <w:rsid w:val="3E696219"/>
    <w:rsid w:val="3EA71C1E"/>
    <w:rsid w:val="3EC76A8F"/>
    <w:rsid w:val="3EFF8C0E"/>
    <w:rsid w:val="3F4F2EB0"/>
    <w:rsid w:val="3F7D746C"/>
    <w:rsid w:val="3F9F41B2"/>
    <w:rsid w:val="3FCB3666"/>
    <w:rsid w:val="3FE200A5"/>
    <w:rsid w:val="3FF63AF7"/>
    <w:rsid w:val="40EA5D18"/>
    <w:rsid w:val="418E4DBF"/>
    <w:rsid w:val="419E6238"/>
    <w:rsid w:val="41AE2487"/>
    <w:rsid w:val="42846859"/>
    <w:rsid w:val="42873F1E"/>
    <w:rsid w:val="43532490"/>
    <w:rsid w:val="44A21D28"/>
    <w:rsid w:val="44D91E82"/>
    <w:rsid w:val="457742F9"/>
    <w:rsid w:val="45AC008D"/>
    <w:rsid w:val="46454957"/>
    <w:rsid w:val="472D6E53"/>
    <w:rsid w:val="482079BC"/>
    <w:rsid w:val="483C7A5F"/>
    <w:rsid w:val="48413862"/>
    <w:rsid w:val="485775EA"/>
    <w:rsid w:val="48CC0962"/>
    <w:rsid w:val="498926F0"/>
    <w:rsid w:val="49A068D7"/>
    <w:rsid w:val="4A5F1294"/>
    <w:rsid w:val="4AA06B93"/>
    <w:rsid w:val="4B257D58"/>
    <w:rsid w:val="4B30682D"/>
    <w:rsid w:val="4B986513"/>
    <w:rsid w:val="4C4B6047"/>
    <w:rsid w:val="4CAC40DD"/>
    <w:rsid w:val="4D945394"/>
    <w:rsid w:val="4DC96400"/>
    <w:rsid w:val="4EDF4AAB"/>
    <w:rsid w:val="4F091B18"/>
    <w:rsid w:val="4F183151"/>
    <w:rsid w:val="4F676FC6"/>
    <w:rsid w:val="4FD126B0"/>
    <w:rsid w:val="4FF63771"/>
    <w:rsid w:val="4FFF7BCB"/>
    <w:rsid w:val="500B57E2"/>
    <w:rsid w:val="50403F8B"/>
    <w:rsid w:val="50D710EE"/>
    <w:rsid w:val="523F097D"/>
    <w:rsid w:val="53AA5CDF"/>
    <w:rsid w:val="53FB7C1A"/>
    <w:rsid w:val="55581CBF"/>
    <w:rsid w:val="55804CFD"/>
    <w:rsid w:val="558D32C3"/>
    <w:rsid w:val="56DF616A"/>
    <w:rsid w:val="57A11A7A"/>
    <w:rsid w:val="58571780"/>
    <w:rsid w:val="58BE0A96"/>
    <w:rsid w:val="58CF71F3"/>
    <w:rsid w:val="58EC2924"/>
    <w:rsid w:val="5911172D"/>
    <w:rsid w:val="59544F9D"/>
    <w:rsid w:val="59570D64"/>
    <w:rsid w:val="5A403E93"/>
    <w:rsid w:val="5AA606FB"/>
    <w:rsid w:val="5B765E19"/>
    <w:rsid w:val="5B872136"/>
    <w:rsid w:val="5B92329E"/>
    <w:rsid w:val="5BA54009"/>
    <w:rsid w:val="5C6172AE"/>
    <w:rsid w:val="5CE10F70"/>
    <w:rsid w:val="5CEC156A"/>
    <w:rsid w:val="5D651BA1"/>
    <w:rsid w:val="5E0F1DCE"/>
    <w:rsid w:val="5E2B043E"/>
    <w:rsid w:val="5E9945B0"/>
    <w:rsid w:val="5EFDE08E"/>
    <w:rsid w:val="5F273F86"/>
    <w:rsid w:val="5FC72222"/>
    <w:rsid w:val="5FDE0F58"/>
    <w:rsid w:val="5FDEAEDD"/>
    <w:rsid w:val="5FEB98C3"/>
    <w:rsid w:val="60A85FA1"/>
    <w:rsid w:val="60AF3DC3"/>
    <w:rsid w:val="60E13ECB"/>
    <w:rsid w:val="60F320AD"/>
    <w:rsid w:val="6114070F"/>
    <w:rsid w:val="61401602"/>
    <w:rsid w:val="618A3D98"/>
    <w:rsid w:val="61CD68DC"/>
    <w:rsid w:val="62746D44"/>
    <w:rsid w:val="634B04AE"/>
    <w:rsid w:val="65114FBF"/>
    <w:rsid w:val="65B60BEC"/>
    <w:rsid w:val="66025ED3"/>
    <w:rsid w:val="66965CDC"/>
    <w:rsid w:val="66EC0F77"/>
    <w:rsid w:val="6764099F"/>
    <w:rsid w:val="678E0472"/>
    <w:rsid w:val="68146EEE"/>
    <w:rsid w:val="682C2ABB"/>
    <w:rsid w:val="68982332"/>
    <w:rsid w:val="68B770B0"/>
    <w:rsid w:val="68F77E6E"/>
    <w:rsid w:val="69621672"/>
    <w:rsid w:val="6A5E280F"/>
    <w:rsid w:val="6B6CAA26"/>
    <w:rsid w:val="6B87238B"/>
    <w:rsid w:val="6B9466AD"/>
    <w:rsid w:val="6BAA2831"/>
    <w:rsid w:val="6BCFB10A"/>
    <w:rsid w:val="6BFF59B7"/>
    <w:rsid w:val="6C7C2B89"/>
    <w:rsid w:val="6C9B63E3"/>
    <w:rsid w:val="6CB762A4"/>
    <w:rsid w:val="6DAB3BAE"/>
    <w:rsid w:val="6DEB985B"/>
    <w:rsid w:val="6E1C7727"/>
    <w:rsid w:val="6E6D6C46"/>
    <w:rsid w:val="6E76B129"/>
    <w:rsid w:val="6EA856F1"/>
    <w:rsid w:val="6F5F5BC6"/>
    <w:rsid w:val="6F6FD0DD"/>
    <w:rsid w:val="6F9C288F"/>
    <w:rsid w:val="6FDB93F5"/>
    <w:rsid w:val="6FFF81FE"/>
    <w:rsid w:val="70133BCC"/>
    <w:rsid w:val="703604E3"/>
    <w:rsid w:val="70571C4C"/>
    <w:rsid w:val="70FF24BE"/>
    <w:rsid w:val="719E71C4"/>
    <w:rsid w:val="723A1D75"/>
    <w:rsid w:val="72722FD2"/>
    <w:rsid w:val="735909D8"/>
    <w:rsid w:val="738A29C9"/>
    <w:rsid w:val="74EF3D5B"/>
    <w:rsid w:val="74F00593"/>
    <w:rsid w:val="75091F13"/>
    <w:rsid w:val="752A4710"/>
    <w:rsid w:val="75A90798"/>
    <w:rsid w:val="75B63579"/>
    <w:rsid w:val="75F3D33B"/>
    <w:rsid w:val="75FF8170"/>
    <w:rsid w:val="766B30CA"/>
    <w:rsid w:val="76F543B4"/>
    <w:rsid w:val="7721127E"/>
    <w:rsid w:val="773470E2"/>
    <w:rsid w:val="77BC1C18"/>
    <w:rsid w:val="7912684E"/>
    <w:rsid w:val="79392B33"/>
    <w:rsid w:val="796D7C36"/>
    <w:rsid w:val="7B1227F8"/>
    <w:rsid w:val="7B663E95"/>
    <w:rsid w:val="7B8963FE"/>
    <w:rsid w:val="7BE93C23"/>
    <w:rsid w:val="7BEDA73D"/>
    <w:rsid w:val="7BEFF27C"/>
    <w:rsid w:val="7BF05596"/>
    <w:rsid w:val="7C080861"/>
    <w:rsid w:val="7C4F789F"/>
    <w:rsid w:val="7C5F8411"/>
    <w:rsid w:val="7C6A3D0E"/>
    <w:rsid w:val="7CFA4897"/>
    <w:rsid w:val="7D6C2781"/>
    <w:rsid w:val="7D7D15ED"/>
    <w:rsid w:val="7DF26EA5"/>
    <w:rsid w:val="7E3A277D"/>
    <w:rsid w:val="7E4A2FE4"/>
    <w:rsid w:val="7E5F35D0"/>
    <w:rsid w:val="7E8678A1"/>
    <w:rsid w:val="7EC511C9"/>
    <w:rsid w:val="7F59B1F5"/>
    <w:rsid w:val="7F700B24"/>
    <w:rsid w:val="7F923021"/>
    <w:rsid w:val="7F9FB820"/>
    <w:rsid w:val="9CEF7C8B"/>
    <w:rsid w:val="9EBFB592"/>
    <w:rsid w:val="AE5CCA7F"/>
    <w:rsid w:val="AFDE0E1D"/>
    <w:rsid w:val="AFFFFF37"/>
    <w:rsid w:val="B38FC0D5"/>
    <w:rsid w:val="B777A67C"/>
    <w:rsid w:val="B7EFFA66"/>
    <w:rsid w:val="BAF2883E"/>
    <w:rsid w:val="BBB8799A"/>
    <w:rsid w:val="BDA6283D"/>
    <w:rsid w:val="BE3FBE68"/>
    <w:rsid w:val="BEFF4988"/>
    <w:rsid w:val="BFFF41CF"/>
    <w:rsid w:val="CBA3425B"/>
    <w:rsid w:val="CF7EB41B"/>
    <w:rsid w:val="D6D2DB55"/>
    <w:rsid w:val="D6FE73D0"/>
    <w:rsid w:val="DBF74553"/>
    <w:rsid w:val="DFEA09B3"/>
    <w:rsid w:val="DFF37429"/>
    <w:rsid w:val="E55FE7AE"/>
    <w:rsid w:val="E772F356"/>
    <w:rsid w:val="E93FF70E"/>
    <w:rsid w:val="EE8B8C5E"/>
    <w:rsid w:val="EEC9A189"/>
    <w:rsid w:val="EF6D97AE"/>
    <w:rsid w:val="EFF9F02C"/>
    <w:rsid w:val="F59DD8D4"/>
    <w:rsid w:val="F74B63C0"/>
    <w:rsid w:val="F75746B4"/>
    <w:rsid w:val="F7DFF5BE"/>
    <w:rsid w:val="F7FED9C1"/>
    <w:rsid w:val="F7FF7D40"/>
    <w:rsid w:val="FA46C4E6"/>
    <w:rsid w:val="FA7FE8BB"/>
    <w:rsid w:val="FBEFE092"/>
    <w:rsid w:val="FBFBB7DC"/>
    <w:rsid w:val="FDFBF362"/>
    <w:rsid w:val="FF4BE06A"/>
    <w:rsid w:val="FF7E195A"/>
    <w:rsid w:val="FFAB859A"/>
    <w:rsid w:val="FFB6635A"/>
    <w:rsid w:val="FFBC3D12"/>
    <w:rsid w:val="FFBF07A8"/>
    <w:rsid w:val="FFDFBD1F"/>
    <w:rsid w:val="FFFF83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9"/>
    <w:qFormat/>
    <w:uiPriority w:val="9"/>
    <w:pPr>
      <w:keepNext/>
      <w:keepLines/>
      <w:numPr>
        <w:ilvl w:val="0"/>
        <w:numId w:val="1"/>
      </w:numPr>
      <w:spacing w:line="480" w:lineRule="auto"/>
      <w:ind w:left="0" w:firstLine="200" w:firstLineChars="200"/>
      <w:outlineLvl w:val="1"/>
    </w:pPr>
    <w:rPr>
      <w:rFonts w:ascii="等线 Light" w:hAnsi="等线 Light" w:eastAsia="黑体"/>
      <w:b/>
      <w:bCs/>
      <w:szCs w:val="32"/>
    </w:rPr>
  </w:style>
  <w:style w:type="character" w:default="1" w:styleId="15">
    <w:name w:val="Default Paragraph Font"/>
    <w:semiHidden/>
    <w:uiPriority w:val="0"/>
  </w:style>
  <w:style w:type="table" w:default="1" w:styleId="13">
    <w:name w:val="Normal Table"/>
    <w:unhideWhenUsed/>
    <w:qFormat/>
    <w:uiPriority w:val="99"/>
    <w:tblPr>
      <w:tblCellMar>
        <w:top w:w="0" w:type="dxa"/>
        <w:left w:w="108" w:type="dxa"/>
        <w:bottom w:w="0" w:type="dxa"/>
        <w:right w:w="108" w:type="dxa"/>
      </w:tblCellMar>
    </w:tblPr>
  </w:style>
  <w:style w:type="paragraph" w:styleId="4">
    <w:name w:val="annotation text"/>
    <w:basedOn w:val="1"/>
    <w:link w:val="20"/>
    <w:qFormat/>
    <w:uiPriority w:val="99"/>
    <w:pPr>
      <w:jc w:val="left"/>
    </w:pPr>
  </w:style>
  <w:style w:type="paragraph" w:styleId="5">
    <w:name w:val="Body Text Indent"/>
    <w:basedOn w:val="1"/>
    <w:uiPriority w:val="0"/>
    <w:pPr>
      <w:spacing w:before="93" w:beforeLines="30" w:line="300" w:lineRule="auto"/>
      <w:ind w:left="480" w:hanging="480" w:hangingChars="200"/>
    </w:pPr>
    <w:rPr>
      <w:rFonts w:eastAsia="楷体_GB2312"/>
      <w:sz w:val="24"/>
    </w:rPr>
  </w:style>
  <w:style w:type="paragraph" w:styleId="6">
    <w:name w:val="Date"/>
    <w:basedOn w:val="1"/>
    <w:next w:val="1"/>
    <w:link w:val="21"/>
    <w:uiPriority w:val="0"/>
    <w:pPr>
      <w:ind w:left="100" w:leftChars="2500"/>
    </w:pPr>
  </w:style>
  <w:style w:type="paragraph" w:styleId="7">
    <w:name w:val="Balloon Text"/>
    <w:basedOn w:val="1"/>
    <w:semiHidden/>
    <w:qFormat/>
    <w:uiPriority w:val="0"/>
    <w:rPr>
      <w:sz w:val="18"/>
      <w:szCs w:val="18"/>
    </w:rPr>
  </w:style>
  <w:style w:type="paragraph" w:styleId="8">
    <w:name w:val="footer"/>
    <w:basedOn w:val="1"/>
    <w:link w:val="22"/>
    <w:qFormat/>
    <w:uiPriority w:val="99"/>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0">
    <w:name w:val="Body Text Indent 3"/>
    <w:basedOn w:val="1"/>
    <w:qFormat/>
    <w:uiPriority w:val="0"/>
    <w:pPr>
      <w:spacing w:before="93" w:beforeLines="0"/>
      <w:ind w:firstLine="480"/>
    </w:pPr>
    <w:rPr>
      <w:rFonts w:ascii="宋体" w:hAnsi="宋体"/>
    </w:rPr>
  </w:style>
  <w:style w:type="paragraph" w:styleId="11">
    <w:name w:val="toc 9"/>
    <w:basedOn w:val="1"/>
    <w:next w:val="1"/>
    <w:unhideWhenUsed/>
    <w:qFormat/>
    <w:uiPriority w:val="39"/>
    <w:pPr>
      <w:ind w:left="3360" w:leftChars="1600"/>
    </w:pPr>
    <w:rPr>
      <w:rFonts w:ascii="等线" w:hAnsi="等线" w:eastAsia="黑体" w:cs="Arial"/>
    </w:rPr>
  </w:style>
  <w:style w:type="paragraph" w:styleId="12">
    <w:name w:val="annotation subject"/>
    <w:basedOn w:val="4"/>
    <w:next w:val="4"/>
    <w:semiHidden/>
    <w:qFormat/>
    <w:uiPriority w:val="0"/>
    <w:rPr>
      <w:b/>
      <w:bCs/>
    </w:rPr>
  </w:style>
  <w:style w:type="table" w:styleId="14">
    <w:name w:val="Table Grid"/>
    <w:basedOn w:val="13"/>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qFormat/>
    <w:uiPriority w:val="22"/>
    <w:rPr>
      <w:b/>
      <w:bCs/>
    </w:rPr>
  </w:style>
  <w:style w:type="character" w:styleId="17">
    <w:name w:val="page number"/>
    <w:qFormat/>
    <w:uiPriority w:val="0"/>
  </w:style>
  <w:style w:type="character" w:styleId="18">
    <w:name w:val="annotation reference"/>
    <w:qFormat/>
    <w:uiPriority w:val="99"/>
    <w:rPr>
      <w:sz w:val="21"/>
      <w:szCs w:val="21"/>
    </w:rPr>
  </w:style>
  <w:style w:type="character" w:customStyle="1" w:styleId="19">
    <w:name w:val="标题 2 Char"/>
    <w:link w:val="3"/>
    <w:qFormat/>
    <w:uiPriority w:val="9"/>
    <w:rPr>
      <w:rFonts w:ascii="等线 Light" w:hAnsi="等线 Light" w:eastAsia="黑体"/>
      <w:b/>
      <w:bCs/>
      <w:kern w:val="2"/>
      <w:sz w:val="21"/>
      <w:szCs w:val="32"/>
    </w:rPr>
  </w:style>
  <w:style w:type="character" w:customStyle="1" w:styleId="20">
    <w:name w:val="批注文字 Char"/>
    <w:link w:val="4"/>
    <w:qFormat/>
    <w:uiPriority w:val="99"/>
    <w:rPr>
      <w:kern w:val="2"/>
      <w:sz w:val="21"/>
      <w:szCs w:val="24"/>
    </w:rPr>
  </w:style>
  <w:style w:type="character" w:customStyle="1" w:styleId="21">
    <w:name w:val="日期 Char"/>
    <w:link w:val="6"/>
    <w:qFormat/>
    <w:uiPriority w:val="0"/>
    <w:rPr>
      <w:kern w:val="2"/>
      <w:sz w:val="21"/>
      <w:szCs w:val="24"/>
    </w:rPr>
  </w:style>
  <w:style w:type="character" w:customStyle="1" w:styleId="22">
    <w:name w:val="页脚 Char"/>
    <w:link w:val="8"/>
    <w:qFormat/>
    <w:uiPriority w:val="99"/>
    <w:rPr>
      <w:kern w:val="2"/>
      <w:sz w:val="18"/>
      <w:szCs w:val="24"/>
    </w:rPr>
  </w:style>
  <w:style w:type="paragraph" w:customStyle="1" w:styleId="23">
    <w:name w:val="1st TOC"/>
    <w:basedOn w:val="1"/>
    <w:next w:val="1"/>
    <w:qFormat/>
    <w:uiPriority w:val="0"/>
    <w:pPr>
      <w:keepNext/>
      <w:widowControl/>
      <w:spacing w:before="240" w:after="240" w:line="360" w:lineRule="auto"/>
      <w:jc w:val="center"/>
    </w:pPr>
    <w:rPr>
      <w:rFonts w:ascii="Times New Roman Bold" w:hAnsi="Times New Roman Bold"/>
      <w:b/>
      <w:kern w:val="0"/>
      <w:u w:val="single"/>
      <w:lang w:val="en-GB"/>
    </w:rPr>
  </w:style>
  <w:style w:type="paragraph" w:styleId="24">
    <w:name w:val="List Paragraph"/>
    <w:basedOn w:val="1"/>
    <w:qFormat/>
    <w:uiPriority w:val="34"/>
    <w:pPr>
      <w:ind w:firstLine="420" w:firstLineChars="200"/>
    </w:pPr>
    <w:rPr>
      <w:rFonts w:ascii="等线" w:hAnsi="等线" w:eastAsia="黑体" w:cs="Arial"/>
      <w:szCs w:val="22"/>
    </w:rPr>
  </w:style>
  <w:style w:type="paragraph" w:customStyle="1" w:styleId="25">
    <w:name w:val="_Style 24"/>
    <w:unhideWhenUsed/>
    <w:qFormat/>
    <w:uiPriority w:val="99"/>
    <w:rPr>
      <w:rFonts w:ascii="Times New Roman" w:hAnsi="Times New Roman" w:eastAsia="宋体" w:cs="Times New Roman"/>
      <w:kern w:val="2"/>
      <w:sz w:val="21"/>
      <w:szCs w:val="24"/>
      <w:lang w:val="en-US" w:eastAsia="zh-CN" w:bidi="ar-SA"/>
    </w:rPr>
  </w:style>
  <w:style w:type="character" w:customStyle="1" w:styleId="26">
    <w:name w:val="cf01"/>
    <w:qFormat/>
    <w:uiPriority w:val="0"/>
    <w:rPr>
      <w:rFonts w:hint="eastAsia" w:ascii="Microsoft YaHei UI" w:hAnsi="Microsoft YaHei UI" w:eastAsia="Microsoft YaHei UI"/>
      <w:sz w:val="18"/>
      <w:szCs w:val="18"/>
    </w:rPr>
  </w:style>
  <w:style w:type="paragraph" w:customStyle="1" w:styleId="27">
    <w:name w:val="ds-markdown-paragraph"/>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信念技术论坛</Company>
  <Pages>32</Pages>
  <Words>14901</Words>
  <Characters>15289</Characters>
  <Lines>110</Lines>
  <Paragraphs>31</Paragraphs>
  <TotalTime>12</TotalTime>
  <ScaleCrop>false</ScaleCrop>
  <LinksUpToDate>false</LinksUpToDate>
  <CharactersWithSpaces>16160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2025-06-06T01:05:00Z</dcterms:created>
  <dc:creator>xiaofei li</dc:creator>
  <cp:lastModifiedBy>三强锅</cp:lastModifiedBy>
  <cp:lastPrinted>2025-04-17T17:41:00Z</cp:lastPrinted>
  <dcterms:modified xsi:type="dcterms:W3CDTF">2025-11-04T08:06:16Z</dcterms:modified>
  <dc:title>百成恒泰房屋租赁合约</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CF77D9D7B3E64EA29847168444D653DE_13</vt:lpwstr>
  </property>
  <property fmtid="{D5CDD505-2E9C-101B-9397-08002B2CF9AE}" pid="4" name="KSOTemplateDocerSaveRecord">
    <vt:lpwstr>eyJoZGlkIjoiM2ViOWYyNTk0ODkxMzAxMjcwNDExODU1NzQ3NTE4OGMiLCJ1c2VySWQiOiI1MjMwNTg2MDMifQ==</vt:lpwstr>
  </property>
</Properties>
</file>